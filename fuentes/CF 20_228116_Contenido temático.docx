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5.12.0.0 -->
  <w:body>
    <w:p w:rsidR="004D6FF5">
      <w:pPr>
        <w:widowControl w:val="0"/>
        <w:pBdr>
          <w:top w:val="nil"/>
          <w:left w:val="nil"/>
          <w:bottom w:val="nil"/>
          <w:right w:val="nil"/>
          <w:between w:val="nil"/>
        </w:pBdr>
        <w:spacing w:line="240" w:lineRule="auto"/>
        <w:rPr>
          <w:color w:val="000000"/>
        </w:rPr>
      </w:pPr>
    </w:p>
    <w:tbl>
      <w:tblPr>
        <w:tblStyle w:val="afffffffff4"/>
        <w:tblW w:w="148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4"/>
        <w:gridCol w:w="11765"/>
      </w:tblGrid>
      <w:tr>
        <w:tblPrEx>
          <w:tblW w:w="148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340"/>
        </w:trPr>
        <w:tc>
          <w:tcPr>
            <w:tcW w:w="3114" w:type="dxa"/>
            <w:shd w:val="clear" w:color="auto" w:fill="8DB3E2"/>
            <w:vAlign w:val="center"/>
          </w:tcPr>
          <w:p w:rsidR="004D6FF5">
            <w:pPr>
              <w:tabs>
                <w:tab w:val="left" w:pos="14459"/>
              </w:tabs>
              <w:spacing w:after="120"/>
              <w:ind w:right="391"/>
              <w:rPr>
                <w:b w:val="0"/>
                <w:sz w:val="22"/>
                <w:szCs w:val="22"/>
              </w:rPr>
            </w:pPr>
            <w:r>
              <w:rPr>
                <w:sz w:val="22"/>
                <w:szCs w:val="22"/>
              </w:rPr>
              <w:t xml:space="preserve"> </w:t>
            </w:r>
            <w:r>
              <w:rPr>
                <w:b w:val="0"/>
                <w:sz w:val="22"/>
                <w:szCs w:val="22"/>
              </w:rPr>
              <w:t>PROGRAMA DE FORMACIÓN</w:t>
            </w:r>
          </w:p>
        </w:tc>
        <w:tc>
          <w:tcPr>
            <w:tcW w:w="11765" w:type="dxa"/>
            <w:vAlign w:val="center"/>
          </w:tcPr>
          <w:p w:rsidR="004D6FF5">
            <w:pPr>
              <w:spacing w:after="120"/>
              <w:jc w:val="both"/>
              <w:rPr>
                <w:b w:val="0"/>
                <w:color w:val="E36C09"/>
                <w:sz w:val="22"/>
                <w:szCs w:val="22"/>
              </w:rPr>
            </w:pPr>
            <w:r>
              <w:rPr>
                <w:b w:val="0"/>
                <w:sz w:val="22"/>
                <w:szCs w:val="22"/>
              </w:rPr>
              <w:t>Implementación de infraestructura de tecnologías de la información y las comunicaciones.</w:t>
            </w:r>
          </w:p>
        </w:tc>
      </w:tr>
    </w:tbl>
    <w:p w:rsidR="004D6FF5">
      <w:pPr>
        <w:tabs>
          <w:tab w:val="left" w:pos="14459"/>
        </w:tabs>
        <w:spacing w:after="120" w:line="240" w:lineRule="auto"/>
        <w:ind w:left="567" w:right="391"/>
      </w:pPr>
    </w:p>
    <w:tbl>
      <w:tblPr>
        <w:tblStyle w:val="afffffffff5"/>
        <w:tblW w:w="148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4"/>
        <w:gridCol w:w="2835"/>
        <w:gridCol w:w="2835"/>
        <w:gridCol w:w="6095"/>
      </w:tblGrid>
      <w:tr>
        <w:tblPrEx>
          <w:tblW w:w="148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340"/>
        </w:trPr>
        <w:tc>
          <w:tcPr>
            <w:tcW w:w="3114" w:type="dxa"/>
            <w:shd w:val="clear" w:color="auto" w:fill="8DB3E2"/>
            <w:vAlign w:val="center"/>
          </w:tcPr>
          <w:p w:rsidR="004D6FF5">
            <w:pPr>
              <w:tabs>
                <w:tab w:val="left" w:pos="14459"/>
              </w:tabs>
              <w:spacing w:after="120"/>
              <w:ind w:right="391"/>
              <w:rPr>
                <w:b w:val="0"/>
                <w:sz w:val="22"/>
                <w:szCs w:val="22"/>
              </w:rPr>
            </w:pPr>
            <w:r>
              <w:rPr>
                <w:b w:val="0"/>
                <w:sz w:val="22"/>
                <w:szCs w:val="22"/>
              </w:rPr>
              <w:t>COMPETENCIA</w:t>
            </w:r>
          </w:p>
        </w:tc>
        <w:tc>
          <w:tcPr>
            <w:tcW w:w="2835" w:type="dxa"/>
            <w:vAlign w:val="center"/>
          </w:tcPr>
          <w:p w:rsidR="004D6FF5">
            <w:pPr>
              <w:spacing w:after="120"/>
              <w:jc w:val="both"/>
              <w:rPr>
                <w:b w:val="0"/>
                <w:sz w:val="22"/>
                <w:szCs w:val="22"/>
              </w:rPr>
            </w:pPr>
            <w:r>
              <w:rPr>
                <w:b w:val="0"/>
                <w:sz w:val="22"/>
                <w:szCs w:val="22"/>
              </w:rPr>
              <w:t>280101175- Montar instalaciones eléctricas internas de acuerdo con normativa.</w:t>
            </w:r>
          </w:p>
        </w:tc>
        <w:tc>
          <w:tcPr>
            <w:tcW w:w="2835" w:type="dxa"/>
            <w:shd w:val="clear" w:color="auto" w:fill="8DB3E2"/>
            <w:vAlign w:val="center"/>
          </w:tcPr>
          <w:p w:rsidR="004D6FF5">
            <w:pPr>
              <w:tabs>
                <w:tab w:val="left" w:pos="14459"/>
              </w:tabs>
              <w:spacing w:after="120"/>
              <w:ind w:right="391"/>
              <w:rPr>
                <w:b w:val="0"/>
                <w:sz w:val="22"/>
                <w:szCs w:val="22"/>
              </w:rPr>
            </w:pPr>
            <w:r>
              <w:rPr>
                <w:b w:val="0"/>
                <w:sz w:val="22"/>
                <w:szCs w:val="22"/>
              </w:rPr>
              <w:t>RESULTADOS DE APRENDIZAJE</w:t>
            </w:r>
          </w:p>
        </w:tc>
        <w:tc>
          <w:tcPr>
            <w:tcW w:w="6095" w:type="dxa"/>
            <w:vAlign w:val="center"/>
          </w:tcPr>
          <w:p w:rsidR="004D6FF5">
            <w:pPr>
              <w:spacing w:after="120"/>
              <w:ind w:left="66"/>
              <w:jc w:val="both"/>
              <w:rPr>
                <w:b w:val="0"/>
                <w:sz w:val="22"/>
                <w:szCs w:val="22"/>
              </w:rPr>
            </w:pPr>
            <w:r>
              <w:rPr>
                <w:b w:val="0"/>
                <w:sz w:val="22"/>
                <w:szCs w:val="22"/>
              </w:rPr>
              <w:t>280101175-04. Comprobar el funcionamiento de la instalación eléctrica según normatividad vigente.</w:t>
            </w:r>
          </w:p>
        </w:tc>
      </w:tr>
    </w:tbl>
    <w:p w:rsidR="004D6FF5">
      <w:pPr>
        <w:tabs>
          <w:tab w:val="left" w:pos="14459"/>
        </w:tabs>
        <w:spacing w:after="120" w:line="240" w:lineRule="auto"/>
        <w:ind w:right="391"/>
      </w:pPr>
    </w:p>
    <w:tbl>
      <w:tblPr>
        <w:tblStyle w:val="afffffffff6"/>
        <w:tblW w:w="1488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05"/>
        <w:gridCol w:w="11775"/>
      </w:tblGrid>
      <w:tr>
        <w:tblPrEx>
          <w:tblW w:w="1488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340"/>
        </w:trPr>
        <w:tc>
          <w:tcPr>
            <w:tcW w:w="3105" w:type="dxa"/>
            <w:shd w:val="clear" w:color="auto" w:fill="8DB3E2"/>
            <w:vAlign w:val="center"/>
          </w:tcPr>
          <w:p w:rsidR="004D6FF5">
            <w:pPr>
              <w:tabs>
                <w:tab w:val="left" w:pos="14459"/>
              </w:tabs>
              <w:spacing w:after="120"/>
              <w:ind w:right="391"/>
              <w:rPr>
                <w:b w:val="0"/>
                <w:sz w:val="22"/>
                <w:szCs w:val="22"/>
              </w:rPr>
            </w:pPr>
            <w:r>
              <w:rPr>
                <w:b w:val="0"/>
                <w:sz w:val="22"/>
                <w:szCs w:val="22"/>
              </w:rPr>
              <w:t>NÚMERO DEL COMPONENTE FORMATIVO</w:t>
            </w:r>
          </w:p>
        </w:tc>
        <w:tc>
          <w:tcPr>
            <w:tcW w:w="11775" w:type="dxa"/>
            <w:vAlign w:val="center"/>
          </w:tcPr>
          <w:p w:rsidR="004D6FF5">
            <w:pPr>
              <w:spacing w:after="120"/>
              <w:jc w:val="both"/>
              <w:rPr>
                <w:b w:val="0"/>
                <w:sz w:val="22"/>
                <w:szCs w:val="22"/>
              </w:rPr>
            </w:pPr>
            <w:r>
              <w:rPr>
                <w:b w:val="0"/>
                <w:sz w:val="22"/>
                <w:szCs w:val="22"/>
              </w:rPr>
              <w:t>20.</w:t>
            </w:r>
          </w:p>
        </w:tc>
      </w:tr>
      <w:tr>
        <w:tblPrEx>
          <w:tblW w:w="14880" w:type="dxa"/>
          <w:tblInd w:w="-120" w:type="dxa"/>
          <w:tblLayout w:type="fixed"/>
          <w:tblLook w:val="0400"/>
        </w:tblPrEx>
        <w:trPr>
          <w:trHeight w:val="533"/>
        </w:trPr>
        <w:tc>
          <w:tcPr>
            <w:tcW w:w="3105" w:type="dxa"/>
            <w:shd w:val="clear" w:color="auto" w:fill="8DB3E2"/>
            <w:vAlign w:val="center"/>
          </w:tcPr>
          <w:p w:rsidR="004D6FF5">
            <w:pPr>
              <w:tabs>
                <w:tab w:val="left" w:pos="14459"/>
              </w:tabs>
              <w:spacing w:after="120"/>
              <w:ind w:right="391"/>
              <w:rPr>
                <w:b w:val="0"/>
                <w:sz w:val="22"/>
                <w:szCs w:val="22"/>
              </w:rPr>
            </w:pPr>
            <w:r>
              <w:rPr>
                <w:b w:val="0"/>
                <w:sz w:val="22"/>
                <w:szCs w:val="22"/>
              </w:rPr>
              <w:t>NOMBRE DEL COMPONENTE FORMATIVO</w:t>
            </w:r>
          </w:p>
        </w:tc>
        <w:tc>
          <w:tcPr>
            <w:tcW w:w="11775" w:type="dxa"/>
            <w:vAlign w:val="center"/>
          </w:tcPr>
          <w:p w:rsidR="004D6FF5">
            <w:pPr>
              <w:spacing w:after="120"/>
              <w:jc w:val="both"/>
              <w:rPr>
                <w:b w:val="0"/>
                <w:sz w:val="22"/>
                <w:szCs w:val="22"/>
              </w:rPr>
            </w:pPr>
            <w:r>
              <w:rPr>
                <w:b w:val="0"/>
                <w:sz w:val="22"/>
                <w:szCs w:val="22"/>
              </w:rPr>
              <w:t>Funcionalidad de la instalación eléctrica.</w:t>
            </w:r>
          </w:p>
        </w:tc>
      </w:tr>
      <w:tr>
        <w:tblPrEx>
          <w:tblW w:w="14880" w:type="dxa"/>
          <w:tblInd w:w="-120" w:type="dxa"/>
          <w:tblLayout w:type="fixed"/>
          <w:tblLook w:val="0400"/>
        </w:tblPrEx>
        <w:trPr>
          <w:trHeight w:val="340"/>
        </w:trPr>
        <w:tc>
          <w:tcPr>
            <w:tcW w:w="3105" w:type="dxa"/>
            <w:shd w:val="clear" w:color="auto" w:fill="8DB3E2"/>
            <w:vAlign w:val="center"/>
          </w:tcPr>
          <w:p w:rsidR="004D6FF5">
            <w:pPr>
              <w:tabs>
                <w:tab w:val="left" w:pos="14459"/>
              </w:tabs>
              <w:spacing w:after="120"/>
              <w:ind w:right="391"/>
              <w:rPr>
                <w:b w:val="0"/>
                <w:sz w:val="22"/>
                <w:szCs w:val="22"/>
              </w:rPr>
            </w:pPr>
            <w:r>
              <w:rPr>
                <w:b w:val="0"/>
                <w:sz w:val="22"/>
                <w:szCs w:val="22"/>
              </w:rPr>
              <w:t>BREVE DESCRIPCIÓN</w:t>
            </w:r>
          </w:p>
        </w:tc>
        <w:tc>
          <w:tcPr>
            <w:tcW w:w="11775" w:type="dxa"/>
            <w:vAlign w:val="center"/>
          </w:tcPr>
          <w:p w:rsidR="004D6FF5">
            <w:pPr>
              <w:spacing w:line="276" w:lineRule="auto"/>
              <w:jc w:val="both"/>
              <w:rPr>
                <w:b w:val="0"/>
                <w:sz w:val="22"/>
                <w:szCs w:val="22"/>
              </w:rPr>
            </w:pPr>
            <w:r>
              <w:rPr>
                <w:b w:val="0"/>
                <w:sz w:val="22"/>
                <w:szCs w:val="22"/>
              </w:rPr>
              <w:t xml:space="preserve">En este componente formativo se desarrollarán los conceptos del proceso de funcionamiento de las redes eléctricas. Para ello se estudiarán los procedimientos para hacer regatas, tendido y unión de tubería, procedimientos para elaborar instalaciones eléctricas, los informes </w:t>
            </w:r>
            <w:r>
              <w:rPr>
                <w:b w:val="0"/>
                <w:sz w:val="22"/>
                <w:szCs w:val="22"/>
              </w:rPr>
              <w:t>de  la</w:t>
            </w:r>
            <w:r>
              <w:rPr>
                <w:b w:val="0"/>
                <w:sz w:val="22"/>
                <w:szCs w:val="22"/>
              </w:rPr>
              <w:t xml:space="preserve"> instalación y una propuesta que se deben conocer para lograr una instalación exitosa de las redes de datos.</w:t>
            </w:r>
          </w:p>
        </w:tc>
      </w:tr>
      <w:tr>
        <w:tblPrEx>
          <w:tblW w:w="14880" w:type="dxa"/>
          <w:tblInd w:w="-120" w:type="dxa"/>
          <w:tblLayout w:type="fixed"/>
          <w:tblLook w:val="0400"/>
        </w:tblPrEx>
        <w:trPr>
          <w:trHeight w:val="340"/>
        </w:trPr>
        <w:tc>
          <w:tcPr>
            <w:tcW w:w="3105" w:type="dxa"/>
            <w:shd w:val="clear" w:color="auto" w:fill="8DB3E2"/>
            <w:vAlign w:val="center"/>
          </w:tcPr>
          <w:p w:rsidR="004D6FF5">
            <w:pPr>
              <w:tabs>
                <w:tab w:val="left" w:pos="14459"/>
              </w:tabs>
              <w:spacing w:after="120"/>
              <w:ind w:right="391"/>
              <w:rPr>
                <w:b w:val="0"/>
                <w:sz w:val="22"/>
                <w:szCs w:val="22"/>
              </w:rPr>
            </w:pPr>
            <w:r>
              <w:rPr>
                <w:b w:val="0"/>
                <w:sz w:val="22"/>
                <w:szCs w:val="22"/>
              </w:rPr>
              <w:t>PALABRAS CLAVE</w:t>
            </w:r>
          </w:p>
        </w:tc>
        <w:tc>
          <w:tcPr>
            <w:tcW w:w="11775" w:type="dxa"/>
            <w:vAlign w:val="center"/>
          </w:tcPr>
          <w:p w:rsidR="004D6FF5">
            <w:pPr>
              <w:spacing w:after="120"/>
              <w:jc w:val="both"/>
              <w:rPr>
                <w:b w:val="0"/>
                <w:sz w:val="22"/>
                <w:szCs w:val="22"/>
              </w:rPr>
            </w:pPr>
            <w:r>
              <w:rPr>
                <w:b w:val="0"/>
                <w:sz w:val="22"/>
                <w:szCs w:val="22"/>
              </w:rPr>
              <w:t>Informe, regatas, cableado eléctrico</w:t>
            </w:r>
          </w:p>
        </w:tc>
      </w:tr>
    </w:tbl>
    <w:p w:rsidR="004D6FF5">
      <w:pPr>
        <w:tabs>
          <w:tab w:val="left" w:pos="14459"/>
        </w:tabs>
        <w:spacing w:after="120" w:line="240" w:lineRule="auto"/>
        <w:ind w:left="567" w:right="391"/>
      </w:pPr>
    </w:p>
    <w:tbl>
      <w:tblPr>
        <w:tblStyle w:val="afffffffff7"/>
        <w:tblW w:w="148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4"/>
        <w:gridCol w:w="11765"/>
      </w:tblGrid>
      <w:tr>
        <w:tblPrEx>
          <w:tblW w:w="14879"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340"/>
        </w:trPr>
        <w:tc>
          <w:tcPr>
            <w:tcW w:w="3114" w:type="dxa"/>
            <w:shd w:val="clear" w:color="auto" w:fill="8DB3E2"/>
            <w:vAlign w:val="center"/>
          </w:tcPr>
          <w:p w:rsidR="004D6FF5">
            <w:pPr>
              <w:tabs>
                <w:tab w:val="left" w:pos="14459"/>
              </w:tabs>
              <w:spacing w:after="120"/>
              <w:ind w:right="391"/>
              <w:rPr>
                <w:b w:val="0"/>
                <w:sz w:val="22"/>
                <w:szCs w:val="22"/>
              </w:rPr>
            </w:pPr>
            <w:r>
              <w:rPr>
                <w:b w:val="0"/>
                <w:sz w:val="22"/>
                <w:szCs w:val="22"/>
              </w:rPr>
              <w:t>ÁREA OCUPACIONAL</w:t>
            </w:r>
          </w:p>
        </w:tc>
        <w:tc>
          <w:tcPr>
            <w:tcW w:w="11765" w:type="dxa"/>
            <w:vAlign w:val="center"/>
          </w:tcPr>
          <w:p w:rsidR="004D6FF5">
            <w:pPr>
              <w:spacing w:after="120"/>
              <w:jc w:val="both"/>
              <w:rPr>
                <w:b w:val="0"/>
                <w:sz w:val="22"/>
                <w:szCs w:val="22"/>
              </w:rPr>
            </w:pPr>
            <w:r>
              <w:rPr>
                <w:b w:val="0"/>
                <w:sz w:val="22"/>
                <w:szCs w:val="22"/>
              </w:rPr>
              <w:t>1 – FINANZAS Y ADMINISTRACIÓN</w:t>
            </w:r>
          </w:p>
        </w:tc>
      </w:tr>
      <w:tr>
        <w:tblPrEx>
          <w:tblW w:w="14879" w:type="dxa"/>
          <w:tblInd w:w="-120" w:type="dxa"/>
          <w:tblLayout w:type="fixed"/>
          <w:tblLook w:val="0400"/>
        </w:tblPrEx>
        <w:trPr>
          <w:trHeight w:val="465"/>
        </w:trPr>
        <w:tc>
          <w:tcPr>
            <w:tcW w:w="3114" w:type="dxa"/>
            <w:shd w:val="clear" w:color="auto" w:fill="8DB3E2"/>
            <w:vAlign w:val="center"/>
          </w:tcPr>
          <w:p w:rsidR="004D6FF5">
            <w:pPr>
              <w:tabs>
                <w:tab w:val="left" w:pos="14459"/>
              </w:tabs>
              <w:spacing w:after="120"/>
              <w:ind w:right="391"/>
              <w:rPr>
                <w:b w:val="0"/>
                <w:sz w:val="22"/>
                <w:szCs w:val="22"/>
              </w:rPr>
            </w:pPr>
            <w:r>
              <w:rPr>
                <w:b w:val="0"/>
                <w:sz w:val="22"/>
                <w:szCs w:val="22"/>
              </w:rPr>
              <w:t>IDIOMA</w:t>
            </w:r>
          </w:p>
        </w:tc>
        <w:tc>
          <w:tcPr>
            <w:tcW w:w="11765" w:type="dxa"/>
            <w:vAlign w:val="center"/>
          </w:tcPr>
          <w:p w:rsidR="004D6FF5">
            <w:pPr>
              <w:spacing w:after="120"/>
              <w:jc w:val="both"/>
              <w:rPr>
                <w:b w:val="0"/>
                <w:sz w:val="22"/>
                <w:szCs w:val="22"/>
              </w:rPr>
            </w:pPr>
            <w:r>
              <w:rPr>
                <w:b w:val="0"/>
                <w:sz w:val="22"/>
                <w:szCs w:val="22"/>
              </w:rPr>
              <w:t xml:space="preserve">Español </w:t>
            </w:r>
          </w:p>
        </w:tc>
      </w:tr>
    </w:tbl>
    <w:p w:rsidR="004D6FF5">
      <w:pPr>
        <w:keepNext/>
        <w:keepLines/>
        <w:tabs>
          <w:tab w:val="left" w:pos="14459"/>
        </w:tabs>
        <w:spacing w:after="120" w:line="240" w:lineRule="auto"/>
        <w:ind w:right="391"/>
        <w:rPr>
          <w:b/>
        </w:rPr>
      </w:pPr>
    </w:p>
    <w:p w:rsidR="004D6FF5">
      <w:pPr>
        <w:keepNext/>
        <w:keepLines/>
        <w:tabs>
          <w:tab w:val="left" w:pos="14459"/>
        </w:tabs>
        <w:spacing w:after="120" w:line="240" w:lineRule="auto"/>
        <w:ind w:right="391"/>
        <w:rPr>
          <w:b/>
        </w:rPr>
      </w:pPr>
    </w:p>
    <w:p w:rsidR="004D6FF5">
      <w:pPr>
        <w:keepNext/>
        <w:keepLines/>
        <w:tabs>
          <w:tab w:val="left" w:pos="14459"/>
        </w:tabs>
        <w:spacing w:after="120" w:line="240" w:lineRule="auto"/>
        <w:ind w:right="391"/>
        <w:rPr>
          <w:b/>
        </w:rPr>
      </w:pPr>
      <w:r>
        <w:rPr>
          <w:b/>
        </w:rPr>
        <w:t>TABLA DE CONTENIDOS</w:t>
      </w:r>
    </w:p>
    <w:p w:rsidR="004D6FF5">
      <w:pPr>
        <w:spacing w:before="240"/>
        <w:jc w:val="both"/>
        <w:rPr>
          <w:b/>
        </w:rPr>
      </w:pPr>
      <w:r>
        <w:rPr>
          <w:b/>
        </w:rPr>
        <w:t>Introducción</w:t>
      </w:r>
    </w:p>
    <w:p w:rsidR="004D6FF5">
      <w:pPr>
        <w:jc w:val="both"/>
        <w:rPr>
          <w:b/>
        </w:rPr>
      </w:pPr>
      <w:r>
        <w:rPr>
          <w:b/>
        </w:rPr>
        <w:t>1. Informe técnico</w:t>
      </w:r>
    </w:p>
    <w:p w:rsidR="004D6FF5">
      <w:pPr>
        <w:ind w:left="567"/>
        <w:jc w:val="both"/>
      </w:pPr>
      <w:r>
        <w:t>1.1 Informe de instalación</w:t>
      </w:r>
    </w:p>
    <w:p w:rsidR="004D6FF5">
      <w:pPr>
        <w:ind w:left="567"/>
        <w:jc w:val="both"/>
      </w:pPr>
      <w:r>
        <w:t>1.2 Instalación de cableado estructurado</w:t>
      </w:r>
    </w:p>
    <w:p w:rsidR="004D6FF5">
      <w:pPr>
        <w:ind w:left="567"/>
        <w:jc w:val="both"/>
      </w:pPr>
      <w:r>
        <w:t>1.3 Cálculo propuesta y costo</w:t>
      </w:r>
    </w:p>
    <w:p w:rsidR="004D6FF5">
      <w:pPr>
        <w:tabs>
          <w:tab w:val="left" w:pos="14459"/>
        </w:tabs>
        <w:spacing w:line="240" w:lineRule="auto"/>
      </w:pPr>
    </w:p>
    <w:p w:rsidR="004D6FF5">
      <w:pPr>
        <w:tabs>
          <w:tab w:val="left" w:pos="14459"/>
        </w:tabs>
        <w:spacing w:line="240" w:lineRule="auto"/>
      </w:pPr>
    </w:p>
    <w:p w:rsidR="004D6FF5">
      <w:pPr>
        <w:spacing w:line="240" w:lineRule="auto"/>
        <w:rPr>
          <w:b/>
          <w:color w:val="7F7F7F"/>
        </w:rPr>
      </w:pPr>
    </w:p>
    <w:p w:rsidR="004D6FF5">
      <w:pPr>
        <w:spacing w:line="240" w:lineRule="auto"/>
        <w:rPr>
          <w:b/>
        </w:rPr>
      </w:pPr>
      <w:r>
        <w:rPr>
          <w:b/>
        </w:rPr>
        <w:t>INTRODUCCIÓN</w:t>
      </w:r>
    </w:p>
    <w:p w:rsidR="004D6FF5">
      <w:pPr>
        <w:spacing w:line="240" w:lineRule="auto"/>
      </w:pPr>
    </w:p>
    <w:tbl>
      <w:tblPr>
        <w:tblStyle w:val="afffffffff8"/>
        <w:tblW w:w="1342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pPr>
              <w:keepNext/>
              <w:keepLines/>
              <w:pBdr>
                <w:top w:val="nil"/>
                <w:left w:val="nil"/>
                <w:bottom w:val="nil"/>
                <w:right w:val="nil"/>
                <w:between w:val="nil"/>
              </w:pBdr>
              <w:spacing w:before="400" w:after="120"/>
              <w:jc w:val="center"/>
              <w:rPr>
                <w:b w:val="0"/>
                <w:color w:val="000000"/>
                <w:sz w:val="22"/>
                <w:szCs w:val="22"/>
              </w:rPr>
            </w:pPr>
            <w:r>
              <w:rPr>
                <w:b w:val="0"/>
                <w:color w:val="000000"/>
                <w:sz w:val="22"/>
                <w:szCs w:val="22"/>
              </w:rPr>
              <w:t>Cuadro de texto</w:t>
            </w:r>
          </w:p>
        </w:tc>
      </w:tr>
      <w:tr>
        <w:tblPrEx>
          <w:tblW w:w="13422" w:type="dxa"/>
          <w:tblInd w:w="-120" w:type="dxa"/>
          <w:tblLayout w:type="fixed"/>
          <w:tblLook w:val="0400"/>
        </w:tblPrEx>
        <w:trPr>
          <w:trHeight w:val="3322"/>
        </w:trPr>
        <w:tc>
          <w:tcPr>
            <w:tcW w:w="13422" w:type="dxa"/>
          </w:tcPr>
          <w:p w:rsidR="004D6FF5">
            <w:pPr>
              <w:tabs>
                <w:tab w:val="left" w:pos="14459"/>
              </w:tabs>
              <w:spacing w:after="120"/>
              <w:ind w:right="175"/>
              <w:jc w:val="both"/>
              <w:rPr>
                <w:sz w:val="22"/>
                <w:szCs w:val="22"/>
              </w:rPr>
            </w:pPr>
            <w:r>
              <w:rPr>
                <w:b w:val="0"/>
                <w:sz w:val="22"/>
                <w:szCs w:val="22"/>
              </w:rPr>
              <w:t>En este componente de formación se van a desarrollar las competencias necesarias para que el aprendiz pueda ser un actor principal en el proceso de instalación de redes de datos, incluidas las eléctricas, como parte del proceso de implementación de una plataforma de tecnologías de información.</w:t>
            </w:r>
          </w:p>
          <w:p w:rsidR="004D6FF5">
            <w:pPr>
              <w:tabs>
                <w:tab w:val="left" w:pos="14459"/>
              </w:tabs>
              <w:spacing w:after="120"/>
              <w:ind w:right="175"/>
              <w:jc w:val="both"/>
              <w:rPr>
                <w:sz w:val="22"/>
                <w:szCs w:val="22"/>
              </w:rPr>
            </w:pPr>
            <w:r>
              <w:rPr>
                <w:b w:val="0"/>
                <w:sz w:val="22"/>
                <w:szCs w:val="22"/>
              </w:rPr>
              <w:t>Las</w:t>
            </w:r>
            <w:r>
              <w:rPr>
                <w:sz w:val="22"/>
                <w:szCs w:val="22"/>
              </w:rPr>
              <w:t xml:space="preserve"> </w:t>
            </w:r>
            <w:r>
              <w:rPr>
                <w:b w:val="0"/>
                <w:sz w:val="22"/>
                <w:szCs w:val="22"/>
              </w:rPr>
              <w:t xml:space="preserve">generalidades de la instalación de redes de datos, los métodos de instalación de redes, los métodos para instalación de fibra óptica y las herramientas para la instalación de redes se presentan como complementos del componente formativo. </w:t>
            </w:r>
          </w:p>
          <w:p w:rsidR="004D6FF5">
            <w:pPr>
              <w:jc w:val="both"/>
              <w:rPr>
                <w:b w:val="0"/>
                <w:sz w:val="22"/>
                <w:szCs w:val="22"/>
              </w:rPr>
            </w:pPr>
            <w:r>
              <w:rPr>
                <w:b w:val="0"/>
                <w:sz w:val="22"/>
                <w:szCs w:val="22"/>
              </w:rPr>
              <w:t>En el siguiente video conocerá, de forma general, la temática que estudiará a lo largo del componente formativo. ¡Muchos éxitos en este proceso de aprendizaje!</w:t>
            </w:r>
          </w:p>
          <w:p w:rsidR="004D6FF5">
            <w:pPr>
              <w:jc w:val="both"/>
              <w:rPr>
                <w:b w:val="0"/>
                <w:sz w:val="22"/>
                <w:szCs w:val="22"/>
              </w:rPr>
            </w:pPr>
          </w:p>
          <w:p w:rsidR="004D6FF5">
            <w:pPr>
              <w:jc w:val="both"/>
              <w:rPr>
                <w:color w:val="FF0000"/>
                <w:sz w:val="22"/>
                <w:szCs w:val="22"/>
              </w:rPr>
            </w:pPr>
            <w:sdt>
              <w:sdtPr>
                <w:tag w:val="goog_rdk_2"/>
                <w:id w:val="-1072040303"/>
                <w:showingPlcHdr/>
                <w:richText/>
              </w:sdtPr>
              <w:sdtContent>
                <w:r w:rsidR="006219F1">
                  <w:t xml:space="preserve">     </w:t>
                </w:r>
              </w:sdtContent>
            </w:sdt>
          </w:p>
        </w:tc>
      </w:tr>
    </w:tbl>
    <w:p w:rsidR="004D6FF5">
      <w:pPr>
        <w:spacing w:line="240" w:lineRule="auto"/>
      </w:pPr>
    </w:p>
    <w:p w:rsidR="004D6FF5">
      <w:pPr>
        <w:spacing w:line="240" w:lineRule="auto"/>
        <w:rPr>
          <w:i/>
        </w:rPr>
      </w:pPr>
    </w:p>
    <w:p w:rsidR="004D6FF5">
      <w:pPr>
        <w:spacing w:line="240" w:lineRule="auto"/>
        <w:jc w:val="both"/>
        <w:rPr>
          <w:i/>
          <w:highlight w:val="cyan"/>
        </w:rPr>
      </w:pPr>
      <w:r>
        <w:rPr>
          <w:i/>
          <w:highlight w:val="cyan"/>
        </w:rPr>
        <w:t xml:space="preserve"> </w:t>
      </w:r>
    </w:p>
    <w:p w:rsidR="004D6FF5">
      <w:pPr>
        <w:spacing w:line="240" w:lineRule="auto"/>
        <w:rPr>
          <w:i/>
        </w:rPr>
      </w:pPr>
      <w:r>
        <w:rPr>
          <w:b/>
        </w:rPr>
        <w:t xml:space="preserve">GUION DE VIDEO INTRODUCTORIO </w:t>
      </w:r>
    </w:p>
    <w:p w:rsidR="004D6FF5">
      <w:pPr>
        <w:spacing w:line="240" w:lineRule="auto"/>
        <w:jc w:val="both"/>
        <w:rPr>
          <w:i/>
          <w:highlight w:val="cyan"/>
        </w:rPr>
      </w:pPr>
      <w:r>
        <w:rPr>
          <w:i/>
          <w:highlight w:val="cyan"/>
        </w:rPr>
        <w:t xml:space="preserve"> </w:t>
      </w:r>
    </w:p>
    <w:p w:rsidR="004D6FF5">
      <w:pPr>
        <w:spacing w:line="240" w:lineRule="auto"/>
      </w:pPr>
    </w:p>
    <w:tbl>
      <w:tblPr>
        <w:tblStyle w:val="afffffffff9"/>
        <w:tblW w:w="13397"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10"/>
        <w:gridCol w:w="3510"/>
        <w:gridCol w:w="1472"/>
        <w:gridCol w:w="3960"/>
        <w:gridCol w:w="3345"/>
      </w:tblGrid>
      <w:tr>
        <w:tblPrEx>
          <w:tblW w:w="13397"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460"/>
        </w:trPr>
        <w:tc>
          <w:tcPr>
            <w:tcW w:w="1110" w:type="dxa"/>
            <w:shd w:val="clear" w:color="auto" w:fill="C9DAF8"/>
            <w:tcMar>
              <w:top w:w="100" w:type="dxa"/>
              <w:left w:w="100" w:type="dxa"/>
              <w:bottom w:w="100" w:type="dxa"/>
              <w:right w:w="100" w:type="dxa"/>
            </w:tcMar>
          </w:tcPr>
          <w:p w:rsidR="004D6FF5">
            <w:pPr>
              <w:widowControl w:val="0"/>
              <w:jc w:val="center"/>
              <w:rPr>
                <w:sz w:val="22"/>
                <w:szCs w:val="22"/>
              </w:rPr>
            </w:pPr>
            <w:bookmarkStart w:id="0" w:name="_heading=h.gjdgxs" w:colFirst="0" w:colLast="0"/>
            <w:bookmarkEnd w:id="0"/>
            <w:r>
              <w:rPr>
                <w:sz w:val="22"/>
                <w:szCs w:val="22"/>
              </w:rPr>
              <w:t>Tipo de recurso</w:t>
            </w:r>
          </w:p>
        </w:tc>
        <w:tc>
          <w:tcPr>
            <w:tcW w:w="12287" w:type="dxa"/>
            <w:gridSpan w:val="4"/>
            <w:shd w:val="clear" w:color="auto" w:fill="C9DAF8"/>
            <w:tcMar>
              <w:top w:w="100" w:type="dxa"/>
              <w:left w:w="100" w:type="dxa"/>
              <w:bottom w:w="100" w:type="dxa"/>
              <w:right w:w="100" w:type="dxa"/>
            </w:tcMar>
          </w:tcPr>
          <w:p w:rsidR="004D6FF5">
            <w:pPr>
              <w:keepNext/>
              <w:keepLines/>
              <w:widowControl w:val="0"/>
              <w:spacing w:after="60"/>
              <w:jc w:val="center"/>
              <w:rPr>
                <w:sz w:val="22"/>
                <w:szCs w:val="22"/>
              </w:rPr>
            </w:pPr>
            <w:r>
              <w:rPr>
                <w:sz w:val="22"/>
                <w:szCs w:val="22"/>
              </w:rPr>
              <w:t>Video spot animado</w:t>
            </w:r>
          </w:p>
        </w:tc>
      </w:tr>
      <w:tr>
        <w:tblPrEx>
          <w:tblW w:w="13397" w:type="dxa"/>
          <w:tblInd w:w="-125" w:type="dxa"/>
          <w:tblLayout w:type="fixed"/>
          <w:tblLook w:val="0600"/>
        </w:tblPrEx>
        <w:trPr>
          <w:trHeight w:val="460"/>
        </w:trPr>
        <w:tc>
          <w:tcPr>
            <w:tcW w:w="1110"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NOTA</w:t>
            </w:r>
          </w:p>
        </w:tc>
        <w:tc>
          <w:tcPr>
            <w:tcW w:w="12287" w:type="dxa"/>
            <w:gridSpan w:val="4"/>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La totalidad del texto locutado para el video no debe superar las 500 palabras aproximadamente</w:t>
            </w:r>
          </w:p>
          <w:p w:rsidR="004D6FF5">
            <w:pPr>
              <w:widowControl w:val="0"/>
              <w:jc w:val="center"/>
              <w:rPr>
                <w:sz w:val="22"/>
                <w:szCs w:val="22"/>
              </w:rPr>
            </w:pPr>
            <w:r>
              <w:rPr>
                <w:color w:val="FF0000"/>
                <w:sz w:val="22"/>
                <w:szCs w:val="22"/>
              </w:rPr>
              <w:t xml:space="preserve"> </w:t>
            </w:r>
          </w:p>
        </w:tc>
      </w:tr>
      <w:tr>
        <w:tblPrEx>
          <w:tblW w:w="13397" w:type="dxa"/>
          <w:tblInd w:w="-125" w:type="dxa"/>
          <w:tblLayout w:type="fixed"/>
          <w:tblLook w:val="0600"/>
        </w:tblPrEx>
        <w:trPr>
          <w:trHeight w:val="420"/>
        </w:trPr>
        <w:tc>
          <w:tcPr>
            <w:tcW w:w="1110" w:type="dxa"/>
            <w:shd w:val="clear" w:color="auto" w:fill="auto"/>
            <w:tcMar>
              <w:top w:w="100" w:type="dxa"/>
              <w:left w:w="100" w:type="dxa"/>
              <w:bottom w:w="100" w:type="dxa"/>
              <w:right w:w="100" w:type="dxa"/>
            </w:tcMar>
          </w:tcPr>
          <w:p w:rsidR="004D6FF5">
            <w:pPr>
              <w:widowControl w:val="0"/>
              <w:rPr>
                <w:sz w:val="22"/>
                <w:szCs w:val="22"/>
              </w:rPr>
            </w:pPr>
            <w:r>
              <w:rPr>
                <w:sz w:val="22"/>
                <w:szCs w:val="22"/>
              </w:rPr>
              <w:t xml:space="preserve">Título </w:t>
            </w:r>
          </w:p>
        </w:tc>
        <w:tc>
          <w:tcPr>
            <w:tcW w:w="12287" w:type="dxa"/>
            <w:gridSpan w:val="4"/>
            <w:shd w:val="clear" w:color="auto" w:fill="auto"/>
            <w:tcMar>
              <w:top w:w="100" w:type="dxa"/>
              <w:left w:w="100" w:type="dxa"/>
              <w:bottom w:w="100" w:type="dxa"/>
              <w:right w:w="100" w:type="dxa"/>
            </w:tcMar>
          </w:tcPr>
          <w:p w:rsidR="004D6FF5">
            <w:pPr>
              <w:spacing w:after="120"/>
              <w:jc w:val="both"/>
              <w:rPr>
                <w:sz w:val="22"/>
                <w:szCs w:val="22"/>
              </w:rPr>
            </w:pPr>
            <w:r>
              <w:rPr>
                <w:sz w:val="22"/>
                <w:szCs w:val="22"/>
              </w:rPr>
              <w:t>Funcionalidad de la instalación eléctrica</w:t>
            </w: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sz w:val="22"/>
                <w:szCs w:val="22"/>
              </w:rPr>
            </w:pPr>
            <w:r>
              <w:rPr>
                <w:sz w:val="22"/>
                <w:szCs w:val="22"/>
              </w:rPr>
              <w:t>Escena</w:t>
            </w:r>
          </w:p>
        </w:tc>
        <w:tc>
          <w:tcPr>
            <w:tcW w:w="3510" w:type="dxa"/>
            <w:shd w:val="clear" w:color="auto" w:fill="auto"/>
            <w:tcMar>
              <w:top w:w="100" w:type="dxa"/>
              <w:left w:w="100" w:type="dxa"/>
              <w:bottom w:w="100" w:type="dxa"/>
              <w:right w:w="100" w:type="dxa"/>
            </w:tcMar>
          </w:tcPr>
          <w:p w:rsidR="004D6FF5">
            <w:pPr>
              <w:widowControl w:val="0"/>
              <w:rPr>
                <w:sz w:val="22"/>
                <w:szCs w:val="22"/>
              </w:rPr>
            </w:pPr>
            <w:r>
              <w:rPr>
                <w:sz w:val="22"/>
                <w:szCs w:val="22"/>
              </w:rPr>
              <w:t>Imagen</w:t>
            </w:r>
          </w:p>
        </w:tc>
        <w:tc>
          <w:tcPr>
            <w:tcW w:w="1472" w:type="dxa"/>
            <w:shd w:val="clear" w:color="auto" w:fill="auto"/>
            <w:tcMar>
              <w:top w:w="100" w:type="dxa"/>
              <w:left w:w="100" w:type="dxa"/>
              <w:bottom w:w="100" w:type="dxa"/>
              <w:right w:w="100" w:type="dxa"/>
            </w:tcMar>
          </w:tcPr>
          <w:p w:rsidR="004D6FF5">
            <w:pPr>
              <w:widowControl w:val="0"/>
              <w:rPr>
                <w:sz w:val="22"/>
                <w:szCs w:val="22"/>
              </w:rPr>
            </w:pPr>
            <w:r>
              <w:rPr>
                <w:sz w:val="22"/>
                <w:szCs w:val="22"/>
              </w:rPr>
              <w:t>Sonido</w:t>
            </w:r>
          </w:p>
        </w:tc>
        <w:tc>
          <w:tcPr>
            <w:tcW w:w="3960" w:type="dxa"/>
            <w:shd w:val="clear" w:color="auto" w:fill="auto"/>
            <w:tcMar>
              <w:top w:w="100" w:type="dxa"/>
              <w:left w:w="100" w:type="dxa"/>
              <w:bottom w:w="100" w:type="dxa"/>
              <w:right w:w="100" w:type="dxa"/>
            </w:tcMar>
          </w:tcPr>
          <w:p w:rsidR="004D6FF5">
            <w:pPr>
              <w:widowControl w:val="0"/>
              <w:rPr>
                <w:sz w:val="22"/>
                <w:szCs w:val="22"/>
              </w:rPr>
            </w:pPr>
            <w:r>
              <w:rPr>
                <w:sz w:val="22"/>
                <w:szCs w:val="22"/>
              </w:rPr>
              <w:t>Narración (voz en off)</w:t>
            </w:r>
          </w:p>
        </w:tc>
        <w:tc>
          <w:tcPr>
            <w:tcW w:w="3345" w:type="dxa"/>
            <w:shd w:val="clear" w:color="auto" w:fill="auto"/>
            <w:tcMar>
              <w:top w:w="100" w:type="dxa"/>
              <w:left w:w="100" w:type="dxa"/>
              <w:bottom w:w="100" w:type="dxa"/>
              <w:right w:w="100" w:type="dxa"/>
            </w:tcMar>
          </w:tcPr>
          <w:p w:rsidR="004D6FF5">
            <w:pPr>
              <w:widowControl w:val="0"/>
              <w:rPr>
                <w:sz w:val="22"/>
                <w:szCs w:val="22"/>
              </w:rPr>
            </w:pPr>
            <w:r>
              <w:rPr>
                <w:sz w:val="22"/>
                <w:szCs w:val="22"/>
              </w:rPr>
              <w:t>Texto</w:t>
            </w: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1</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Inicio de la electricidad</w:t>
            </w:r>
          </w:p>
          <w:p w:rsidR="004D6FF5">
            <w:pPr>
              <w:rPr>
                <w:b w:val="0"/>
                <w:sz w:val="22"/>
                <w:szCs w:val="22"/>
              </w:rPr>
            </w:pPr>
          </w:p>
          <w:p w:rsidR="004D6FF5">
            <w:pPr>
              <w:jc w:val="center"/>
              <w:rPr>
                <w:b w:val="0"/>
                <w:sz w:val="22"/>
                <w:szCs w:val="22"/>
              </w:rPr>
            </w:pPr>
            <w:sdt>
              <w:sdtPr>
                <w:tag w:val="goog_rdk_3"/>
                <w:id w:val="2100137678"/>
                <w:richText/>
              </w:sdtPr>
              <w:sdtContent/>
            </w:sdt>
            <w:r>
              <w:rPr>
                <w:noProof/>
              </w:rPr>
              <w:drawing>
                <wp:inline distT="114300" distB="114300" distL="114300" distR="114300">
                  <wp:extent cx="2047875" cy="1358900"/>
                  <wp:effectExtent l="0" t="0" r="0" b="0"/>
                  <wp:docPr id="502" name="image66.png"/>
                  <wp:cNvGraphicFramePr/>
                  <a:graphic xmlns:a="http://schemas.openxmlformats.org/drawingml/2006/main">
                    <a:graphicData uri="http://schemas.openxmlformats.org/drawingml/2006/picture">
                      <pic:pic xmlns:pic="http://schemas.openxmlformats.org/drawingml/2006/picture">
                        <pic:nvPicPr>
                          <pic:cNvPr id="0" name="image66.png"/>
                          <pic:cNvPicPr/>
                        </pic:nvPicPr>
                        <pic:blipFill>
                          <a:blip xmlns:r="http://schemas.openxmlformats.org/officeDocument/2006/relationships" r:embed="rId5"/>
                          <a:stretch>
                            <a:fillRect/>
                          </a:stretch>
                        </pic:blipFill>
                        <pic:spPr>
                          <a:xfrm>
                            <a:off x="0" y="0"/>
                            <a:ext cx="2047875" cy="1358900"/>
                          </a:xfrm>
                          <a:prstGeom prst="rect">
                            <a:avLst/>
                          </a:prstGeom>
                        </pic:spPr>
                      </pic:pic>
                    </a:graphicData>
                  </a:graphic>
                </wp:inline>
              </w:drawing>
            </w:r>
          </w:p>
          <w:p w:rsidR="004D6FF5">
            <w:pPr>
              <w:rPr>
                <w:b w:val="0"/>
                <w:sz w:val="22"/>
                <w:szCs w:val="22"/>
              </w:rPr>
            </w:pPr>
          </w:p>
          <w:p w:rsidR="004D6FF5">
            <w:pPr>
              <w:rPr>
                <w:b w:val="0"/>
                <w:sz w:val="22"/>
                <w:szCs w:val="22"/>
              </w:rPr>
            </w:pPr>
            <w:r>
              <w:rPr>
                <w:b w:val="0"/>
                <w:sz w:val="22"/>
                <w:szCs w:val="22"/>
              </w:rPr>
              <w:t xml:space="preserve">Imagen: </w:t>
            </w:r>
            <w:r>
              <w:rPr>
                <w:sz w:val="22"/>
                <w:szCs w:val="22"/>
              </w:rPr>
              <w:t>228116_v1</w:t>
            </w:r>
          </w:p>
          <w:p w:rsidR="004D6FF5">
            <w:pPr>
              <w:rPr>
                <w:b w:val="0"/>
                <w:sz w:val="22"/>
                <w:szCs w:val="22"/>
              </w:rPr>
            </w:pP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after="120"/>
              <w:jc w:val="both"/>
              <w:rPr>
                <w:b w:val="0"/>
                <w:color w:val="999999"/>
                <w:sz w:val="22"/>
                <w:szCs w:val="22"/>
              </w:rPr>
            </w:pPr>
            <w:r>
              <w:rPr>
                <w:b w:val="0"/>
                <w:sz w:val="22"/>
                <w:szCs w:val="22"/>
              </w:rPr>
              <w:t>A continuación, se cuenta un poco de la historia sobre el inicio de la electricidad en nuestras casas y luego, su uso en la industria.</w:t>
            </w:r>
          </w:p>
        </w:tc>
        <w:tc>
          <w:tcPr>
            <w:tcW w:w="3345" w:type="dxa"/>
            <w:shd w:val="clear" w:color="auto" w:fill="auto"/>
            <w:tcMar>
              <w:top w:w="100" w:type="dxa"/>
              <w:left w:w="100" w:type="dxa"/>
              <w:bottom w:w="100" w:type="dxa"/>
              <w:right w:w="100" w:type="dxa"/>
            </w:tcMar>
          </w:tcPr>
          <w:p w:rsidR="004D6FF5">
            <w:pPr>
              <w:spacing w:after="120"/>
              <w:jc w:val="both"/>
              <w:rPr>
                <w:b w:val="0"/>
                <w:sz w:val="22"/>
                <w:szCs w:val="22"/>
              </w:rPr>
            </w:pPr>
            <w:r>
              <w:rPr>
                <w:b w:val="0"/>
                <w:sz w:val="22"/>
                <w:szCs w:val="22"/>
              </w:rPr>
              <w:t>Historia</w:t>
            </w:r>
          </w:p>
          <w:p w:rsidR="004D6FF5">
            <w:pPr>
              <w:spacing w:after="120"/>
              <w:jc w:val="both"/>
              <w:rPr>
                <w:b w:val="0"/>
                <w:sz w:val="22"/>
                <w:szCs w:val="22"/>
              </w:rPr>
            </w:pPr>
            <w:r>
              <w:rPr>
                <w:b w:val="0"/>
                <w:sz w:val="22"/>
                <w:szCs w:val="22"/>
              </w:rPr>
              <w:t>Electricidad</w:t>
            </w:r>
          </w:p>
          <w:p w:rsidR="004D6FF5">
            <w:pPr>
              <w:spacing w:after="120"/>
              <w:jc w:val="both"/>
              <w:rPr>
                <w:b w:val="0"/>
                <w:sz w:val="22"/>
                <w:szCs w:val="22"/>
              </w:rPr>
            </w:pPr>
            <w:r>
              <w:rPr>
                <w:b w:val="0"/>
                <w:sz w:val="22"/>
                <w:szCs w:val="22"/>
              </w:rPr>
              <w:t>Casas</w:t>
            </w:r>
          </w:p>
          <w:p w:rsidR="004D6FF5">
            <w:pPr>
              <w:spacing w:after="120"/>
              <w:jc w:val="both"/>
              <w:rPr>
                <w:b w:val="0"/>
                <w:sz w:val="22"/>
                <w:szCs w:val="22"/>
              </w:rPr>
            </w:pPr>
            <w:r>
              <w:rPr>
                <w:b w:val="0"/>
                <w:sz w:val="22"/>
                <w:szCs w:val="22"/>
              </w:rPr>
              <w:t>Industria</w:t>
            </w:r>
          </w:p>
        </w:tc>
      </w:tr>
      <w:tr>
        <w:tblPrEx>
          <w:tblW w:w="13397" w:type="dxa"/>
          <w:tblInd w:w="-125" w:type="dxa"/>
          <w:tblLayout w:type="fixed"/>
          <w:tblLook w:val="0600"/>
        </w:tblPrEx>
        <w:trPr>
          <w:trHeight w:val="1699"/>
        </w:trPr>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2</w:t>
            </w:r>
          </w:p>
          <w:p w:rsidR="004D6FF5">
            <w:pPr>
              <w:widowControl w:val="0"/>
              <w:rPr>
                <w:b w:val="0"/>
                <w:color w:val="999999"/>
                <w:sz w:val="22"/>
                <w:szCs w:val="22"/>
              </w:rPr>
            </w:pPr>
          </w:p>
        </w:tc>
        <w:tc>
          <w:tcPr>
            <w:tcW w:w="3510" w:type="dxa"/>
            <w:shd w:val="clear" w:color="auto" w:fill="auto"/>
            <w:tcMar>
              <w:top w:w="100" w:type="dxa"/>
              <w:left w:w="100" w:type="dxa"/>
              <w:bottom w:w="100" w:type="dxa"/>
              <w:right w:w="100" w:type="dxa"/>
            </w:tcMar>
          </w:tcPr>
          <w:p w:rsidR="004D6FF5">
            <w:pPr>
              <w:widowControl w:val="0"/>
              <w:rPr>
                <w:sz w:val="22"/>
                <w:szCs w:val="22"/>
              </w:rPr>
            </w:pPr>
            <w:r>
              <w:rPr>
                <w:sz w:val="22"/>
                <w:szCs w:val="22"/>
              </w:rPr>
              <w:t>Electricidad industrial</w:t>
            </w:r>
          </w:p>
          <w:p w:rsidR="004D6FF5">
            <w:pPr>
              <w:widowControl w:val="0"/>
              <w:rPr>
                <w:b w:val="0"/>
                <w:sz w:val="22"/>
                <w:szCs w:val="22"/>
              </w:rPr>
            </w:pPr>
          </w:p>
          <w:p w:rsidR="004D6FF5">
            <w:pPr>
              <w:widowControl w:val="0"/>
              <w:rPr>
                <w:b w:val="0"/>
                <w:sz w:val="22"/>
                <w:szCs w:val="22"/>
              </w:rPr>
            </w:pPr>
            <w:sdt>
              <w:sdtPr>
                <w:tag w:val="goog_rdk_4"/>
                <w:id w:val="-1293124623"/>
                <w:richText/>
              </w:sdtPr>
              <w:sdtContent/>
            </w:sdt>
            <w:r>
              <w:rPr>
                <w:noProof/>
              </w:rPr>
              <w:drawing>
                <wp:inline distT="114300" distB="114300" distL="114300" distR="114300">
                  <wp:extent cx="2047875" cy="1708169"/>
                  <wp:effectExtent l="0" t="0" r="0" b="0"/>
                  <wp:docPr id="504" name="image49.png"/>
                  <wp:cNvGraphicFramePr/>
                  <a:graphic xmlns:a="http://schemas.openxmlformats.org/drawingml/2006/main">
                    <a:graphicData uri="http://schemas.openxmlformats.org/drawingml/2006/picture">
                      <pic:pic xmlns:pic="http://schemas.openxmlformats.org/drawingml/2006/picture">
                        <pic:nvPicPr>
                          <pic:cNvPr id="0" name="image49.png"/>
                          <pic:cNvPicPr/>
                        </pic:nvPicPr>
                        <pic:blipFill>
                          <a:blip xmlns:r="http://schemas.openxmlformats.org/officeDocument/2006/relationships" r:embed="rId6"/>
                          <a:stretch>
                            <a:fillRect/>
                          </a:stretch>
                        </pic:blipFill>
                        <pic:spPr>
                          <a:xfrm>
                            <a:off x="0" y="0"/>
                            <a:ext cx="2047875" cy="1708169"/>
                          </a:xfrm>
                          <a:prstGeom prst="rect">
                            <a:avLst/>
                          </a:prstGeom>
                        </pic:spPr>
                      </pic:pic>
                    </a:graphicData>
                  </a:graphic>
                </wp:inline>
              </w:drawing>
            </w:r>
          </w:p>
          <w:p w:rsidR="004D6FF5">
            <w:pPr>
              <w:widowControl w:val="0"/>
              <w:rPr>
                <w:b w:val="0"/>
                <w:sz w:val="22"/>
                <w:szCs w:val="22"/>
              </w:rPr>
            </w:pPr>
          </w:p>
          <w:p w:rsidR="004D6FF5">
            <w:pPr>
              <w:rPr>
                <w:b w:val="0"/>
                <w:sz w:val="22"/>
                <w:szCs w:val="22"/>
              </w:rPr>
            </w:pPr>
            <w:r>
              <w:rPr>
                <w:b w:val="0"/>
                <w:sz w:val="22"/>
                <w:szCs w:val="22"/>
              </w:rPr>
              <w:t xml:space="preserve">Imagen: </w:t>
            </w:r>
            <w:r>
              <w:rPr>
                <w:sz w:val="22"/>
                <w:szCs w:val="22"/>
              </w:rPr>
              <w:t>228116_v2</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Desde la Edad Antigua hasta 1900, se presentan algunos episodios de eventos relacionados con la electricidad. Muchos autores empezaron a desarrollar los conceptos de electricidad y a establecer las primeras formulaciones para su manejo técnico e industrial.</w:t>
            </w: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Antigüedad</w:t>
            </w:r>
          </w:p>
          <w:p w:rsidR="004D6FF5">
            <w:pPr>
              <w:spacing w:line="276" w:lineRule="auto"/>
              <w:jc w:val="both"/>
              <w:rPr>
                <w:b w:val="0"/>
                <w:sz w:val="22"/>
                <w:szCs w:val="22"/>
              </w:rPr>
            </w:pPr>
            <w:r>
              <w:rPr>
                <w:b w:val="0"/>
                <w:sz w:val="22"/>
                <w:szCs w:val="22"/>
              </w:rPr>
              <w:t>Electricidad</w:t>
            </w:r>
          </w:p>
          <w:p w:rsidR="004D6FF5">
            <w:pPr>
              <w:spacing w:line="276" w:lineRule="auto"/>
              <w:jc w:val="both"/>
              <w:rPr>
                <w:b w:val="0"/>
                <w:sz w:val="22"/>
                <w:szCs w:val="22"/>
              </w:rPr>
            </w:pPr>
            <w:r>
              <w:rPr>
                <w:b w:val="0"/>
                <w:sz w:val="22"/>
                <w:szCs w:val="22"/>
              </w:rPr>
              <w:t>Edad Antigua</w:t>
            </w:r>
          </w:p>
          <w:p w:rsidR="004D6FF5">
            <w:pPr>
              <w:spacing w:line="276" w:lineRule="auto"/>
              <w:jc w:val="both"/>
              <w:rPr>
                <w:b w:val="0"/>
                <w:sz w:val="22"/>
                <w:szCs w:val="22"/>
              </w:rPr>
            </w:pPr>
            <w:r>
              <w:rPr>
                <w:b w:val="0"/>
                <w:sz w:val="22"/>
                <w:szCs w:val="22"/>
              </w:rPr>
              <w:t>Conceptos de electricidad</w:t>
            </w:r>
          </w:p>
          <w:p w:rsidR="004D6FF5">
            <w:pPr>
              <w:spacing w:line="276" w:lineRule="auto"/>
              <w:jc w:val="both"/>
              <w:rPr>
                <w:b w:val="0"/>
                <w:sz w:val="22"/>
                <w:szCs w:val="22"/>
              </w:rPr>
            </w:pPr>
            <w:r>
              <w:rPr>
                <w:b w:val="0"/>
                <w:sz w:val="22"/>
                <w:szCs w:val="22"/>
              </w:rPr>
              <w:t>Manejo técnico e industrial.</w:t>
            </w: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3</w:t>
            </w:r>
          </w:p>
        </w:tc>
        <w:tc>
          <w:tcPr>
            <w:tcW w:w="3510" w:type="dxa"/>
            <w:shd w:val="clear" w:color="auto" w:fill="auto"/>
            <w:tcMar>
              <w:top w:w="100" w:type="dxa"/>
              <w:left w:w="100" w:type="dxa"/>
              <w:bottom w:w="100" w:type="dxa"/>
              <w:right w:w="100" w:type="dxa"/>
            </w:tcMar>
          </w:tcPr>
          <w:p w:rsidR="004D6FF5">
            <w:pPr>
              <w:spacing w:line="276" w:lineRule="auto"/>
              <w:jc w:val="both"/>
              <w:rPr>
                <w:sz w:val="22"/>
                <w:szCs w:val="22"/>
              </w:rPr>
            </w:pPr>
            <w:r>
              <w:rPr>
                <w:sz w:val="22"/>
                <w:szCs w:val="22"/>
                <w:highlight w:val="white"/>
              </w:rPr>
              <w:t>Iluminación eléctrica</w:t>
            </w:r>
            <w:r>
              <w:rPr>
                <w:color w:val="0E141A"/>
                <w:sz w:val="22"/>
                <w:szCs w:val="22"/>
                <w:highlight w:val="white"/>
              </w:rPr>
              <w:t> de las calles</w:t>
            </w:r>
          </w:p>
          <w:p w:rsidR="004D6FF5">
            <w:pPr>
              <w:widowControl w:val="0"/>
              <w:rPr>
                <w:b w:val="0"/>
                <w:sz w:val="22"/>
                <w:szCs w:val="22"/>
              </w:rPr>
            </w:pPr>
          </w:p>
          <w:p w:rsidR="004D6FF5">
            <w:pPr>
              <w:widowControl w:val="0"/>
              <w:rPr>
                <w:b w:val="0"/>
                <w:sz w:val="22"/>
                <w:szCs w:val="22"/>
              </w:rPr>
            </w:pPr>
            <w:sdt>
              <w:sdtPr>
                <w:tag w:val="goog_rdk_5"/>
                <w:id w:val="115648919"/>
                <w:richText/>
              </w:sdtPr>
              <w:sdtContent/>
            </w:sdt>
            <w:r>
              <w:rPr>
                <w:noProof/>
              </w:rPr>
              <w:drawing>
                <wp:inline distT="114300" distB="114300" distL="114300" distR="114300">
                  <wp:extent cx="2047875" cy="1358900"/>
                  <wp:effectExtent l="0" t="0" r="0" b="0"/>
                  <wp:docPr id="503" name="image43.png"/>
                  <wp:cNvGraphicFramePr/>
                  <a:graphic xmlns:a="http://schemas.openxmlformats.org/drawingml/2006/main">
                    <a:graphicData uri="http://schemas.openxmlformats.org/drawingml/2006/picture">
                      <pic:pic xmlns:pic="http://schemas.openxmlformats.org/drawingml/2006/picture">
                        <pic:nvPicPr>
                          <pic:cNvPr id="0" name="image43.png"/>
                          <pic:cNvPicPr/>
                        </pic:nvPicPr>
                        <pic:blipFill>
                          <a:blip xmlns:r="http://schemas.openxmlformats.org/officeDocument/2006/relationships" r:embed="rId7"/>
                          <a:stretch>
                            <a:fillRect/>
                          </a:stretch>
                        </pic:blipFill>
                        <pic:spPr>
                          <a:xfrm>
                            <a:off x="0" y="0"/>
                            <a:ext cx="2047875" cy="1358900"/>
                          </a:xfrm>
                          <a:prstGeom prst="rect">
                            <a:avLst/>
                          </a:prstGeom>
                        </pic:spPr>
                      </pic:pic>
                    </a:graphicData>
                  </a:graphic>
                </wp:inline>
              </w:drawing>
            </w:r>
          </w:p>
          <w:p w:rsidR="004D6FF5">
            <w:pPr>
              <w:widowControl w:val="0"/>
              <w:rPr>
                <w:b w:val="0"/>
                <w:sz w:val="22"/>
                <w:szCs w:val="22"/>
              </w:rPr>
            </w:pPr>
          </w:p>
          <w:p w:rsidR="004D6FF5">
            <w:pPr>
              <w:rPr>
                <w:b w:val="0"/>
                <w:sz w:val="22"/>
                <w:szCs w:val="22"/>
              </w:rPr>
            </w:pPr>
            <w:r>
              <w:rPr>
                <w:b w:val="0"/>
                <w:sz w:val="22"/>
                <w:szCs w:val="22"/>
              </w:rPr>
              <w:t xml:space="preserve">Imagen: </w:t>
            </w:r>
            <w:r>
              <w:rPr>
                <w:sz w:val="22"/>
                <w:szCs w:val="22"/>
              </w:rPr>
              <w:t>228116_v3</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color w:val="0E141A"/>
                <w:sz w:val="22"/>
                <w:szCs w:val="22"/>
                <w:highlight w:val="white"/>
              </w:rPr>
            </w:pPr>
            <w:r>
              <w:rPr>
                <w:b w:val="0"/>
                <w:color w:val="0E141A"/>
                <w:sz w:val="22"/>
                <w:szCs w:val="22"/>
                <w:highlight w:val="white"/>
              </w:rPr>
              <w:t>Si bien ya existían conceptos técnicos sobre el manejo de la electricidad, a finales del siglo XIX, se incluyeron los elementos eléctricos, lo cual contribuyó al desarrollo de las redes eléctricas. De esta forma, se inició la generación masiva de electricidad como la forma de suplir la </w:t>
            </w:r>
            <w:r>
              <w:rPr>
                <w:b w:val="0"/>
                <w:sz w:val="22"/>
                <w:szCs w:val="22"/>
                <w:highlight w:val="white"/>
              </w:rPr>
              <w:t>iluminación eléctrica</w:t>
            </w:r>
            <w:r>
              <w:rPr>
                <w:b w:val="0"/>
                <w:color w:val="0E141A"/>
                <w:sz w:val="22"/>
                <w:szCs w:val="22"/>
                <w:highlight w:val="white"/>
              </w:rPr>
              <w:t xml:space="preserve"> de las calles y las casas en las ciudades que se estaban en constante crecimiento.  </w:t>
            </w:r>
          </w:p>
        </w:tc>
        <w:tc>
          <w:tcPr>
            <w:tcW w:w="3345" w:type="dxa"/>
            <w:shd w:val="clear" w:color="auto" w:fill="auto"/>
            <w:tcMar>
              <w:top w:w="100" w:type="dxa"/>
              <w:left w:w="100" w:type="dxa"/>
              <w:bottom w:w="100" w:type="dxa"/>
              <w:right w:w="100" w:type="dxa"/>
            </w:tcMar>
          </w:tcPr>
          <w:p w:rsidR="004D6FF5">
            <w:pPr>
              <w:spacing w:line="276" w:lineRule="auto"/>
              <w:jc w:val="both"/>
              <w:rPr>
                <w:b w:val="0"/>
                <w:color w:val="0E141A"/>
                <w:sz w:val="22"/>
                <w:szCs w:val="22"/>
                <w:highlight w:val="white"/>
              </w:rPr>
            </w:pPr>
            <w:r>
              <w:rPr>
                <w:b w:val="0"/>
                <w:color w:val="0E141A"/>
                <w:sz w:val="22"/>
                <w:szCs w:val="22"/>
                <w:highlight w:val="white"/>
              </w:rPr>
              <w:t>Eléctricos</w:t>
            </w:r>
          </w:p>
          <w:p w:rsidR="004D6FF5">
            <w:pPr>
              <w:spacing w:line="276" w:lineRule="auto"/>
              <w:jc w:val="both"/>
              <w:rPr>
                <w:b w:val="0"/>
                <w:color w:val="0E141A"/>
                <w:sz w:val="22"/>
                <w:szCs w:val="22"/>
                <w:highlight w:val="white"/>
              </w:rPr>
            </w:pPr>
            <w:r>
              <w:rPr>
                <w:b w:val="0"/>
                <w:color w:val="0E141A"/>
                <w:sz w:val="22"/>
                <w:szCs w:val="22"/>
                <w:highlight w:val="white"/>
              </w:rPr>
              <w:t>Redes eléctricas</w:t>
            </w:r>
          </w:p>
          <w:p w:rsidR="004D6FF5">
            <w:pPr>
              <w:spacing w:line="276" w:lineRule="auto"/>
              <w:jc w:val="both"/>
              <w:rPr>
                <w:b w:val="0"/>
                <w:color w:val="0E141A"/>
                <w:sz w:val="22"/>
                <w:szCs w:val="22"/>
                <w:highlight w:val="white"/>
              </w:rPr>
            </w:pPr>
            <w:r>
              <w:rPr>
                <w:b w:val="0"/>
                <w:color w:val="0E141A"/>
                <w:sz w:val="22"/>
                <w:szCs w:val="22"/>
                <w:highlight w:val="white"/>
              </w:rPr>
              <w:t>Manejo de la electricidad</w:t>
            </w:r>
          </w:p>
          <w:p w:rsidR="004D6FF5">
            <w:pPr>
              <w:spacing w:line="276" w:lineRule="auto"/>
              <w:jc w:val="both"/>
              <w:rPr>
                <w:b w:val="0"/>
                <w:color w:val="0E141A"/>
                <w:sz w:val="22"/>
                <w:szCs w:val="22"/>
                <w:highlight w:val="white"/>
              </w:rPr>
            </w:pPr>
            <w:r>
              <w:rPr>
                <w:b w:val="0"/>
                <w:color w:val="0E141A"/>
                <w:sz w:val="22"/>
                <w:szCs w:val="22"/>
                <w:highlight w:val="white"/>
              </w:rPr>
              <w:t>Generación masiva</w:t>
            </w:r>
          </w:p>
          <w:p w:rsidR="004D6FF5">
            <w:pPr>
              <w:spacing w:line="276" w:lineRule="auto"/>
              <w:jc w:val="both"/>
              <w:rPr>
                <w:b w:val="0"/>
                <w:color w:val="0E141A"/>
                <w:sz w:val="22"/>
                <w:szCs w:val="22"/>
                <w:highlight w:val="white"/>
              </w:rPr>
            </w:pPr>
            <w:r>
              <w:rPr>
                <w:b w:val="0"/>
                <w:sz w:val="22"/>
                <w:szCs w:val="22"/>
                <w:highlight w:val="white"/>
              </w:rPr>
              <w:t>Iluminación eléctrica</w:t>
            </w:r>
          </w:p>
          <w:p w:rsidR="004D6FF5">
            <w:pPr>
              <w:spacing w:line="276" w:lineRule="auto"/>
              <w:jc w:val="both"/>
              <w:rPr>
                <w:b w:val="0"/>
                <w:color w:val="0E141A"/>
                <w:sz w:val="22"/>
                <w:szCs w:val="22"/>
                <w:highlight w:val="white"/>
              </w:rPr>
            </w:pPr>
            <w:r>
              <w:rPr>
                <w:b w:val="0"/>
                <w:color w:val="0E141A"/>
                <w:sz w:val="22"/>
                <w:szCs w:val="22"/>
                <w:highlight w:val="white"/>
              </w:rPr>
              <w:t>Redes eléctricas</w:t>
            </w:r>
          </w:p>
          <w:p w:rsidR="004D6FF5">
            <w:pPr>
              <w:spacing w:line="276" w:lineRule="auto"/>
              <w:jc w:val="both"/>
              <w:rPr>
                <w:b w:val="0"/>
                <w:color w:val="0E141A"/>
                <w:sz w:val="22"/>
                <w:szCs w:val="22"/>
                <w:highlight w:val="white"/>
              </w:rPr>
            </w:pPr>
          </w:p>
          <w:p w:rsidR="004D6FF5">
            <w:pPr>
              <w:spacing w:line="276" w:lineRule="auto"/>
              <w:jc w:val="both"/>
              <w:rPr>
                <w:b w:val="0"/>
                <w:color w:val="0E141A"/>
                <w:sz w:val="22"/>
                <w:szCs w:val="22"/>
                <w:highlight w:val="white"/>
              </w:rPr>
            </w:pPr>
          </w:p>
          <w:p w:rsidR="004D6FF5">
            <w:pPr>
              <w:spacing w:line="276" w:lineRule="auto"/>
              <w:jc w:val="both"/>
              <w:rPr>
                <w:b w:val="0"/>
                <w:color w:val="0E141A"/>
                <w:sz w:val="22"/>
                <w:szCs w:val="22"/>
                <w:highlight w:val="white"/>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4</w:t>
            </w:r>
          </w:p>
        </w:tc>
        <w:tc>
          <w:tcPr>
            <w:tcW w:w="3510" w:type="dxa"/>
            <w:shd w:val="clear" w:color="auto" w:fill="auto"/>
            <w:tcMar>
              <w:top w:w="100" w:type="dxa"/>
              <w:left w:w="100" w:type="dxa"/>
              <w:bottom w:w="100" w:type="dxa"/>
              <w:right w:w="100" w:type="dxa"/>
            </w:tcMar>
          </w:tcPr>
          <w:p w:rsidR="004D6FF5">
            <w:pPr>
              <w:widowControl w:val="0"/>
              <w:rPr>
                <w:sz w:val="22"/>
                <w:szCs w:val="22"/>
              </w:rPr>
            </w:pPr>
            <w:r>
              <w:rPr>
                <w:sz w:val="22"/>
                <w:szCs w:val="22"/>
              </w:rPr>
              <w:t>Industrias</w:t>
            </w:r>
          </w:p>
          <w:p w:rsidR="004D6FF5">
            <w:pPr>
              <w:widowControl w:val="0"/>
              <w:rPr>
                <w:sz w:val="22"/>
                <w:szCs w:val="22"/>
              </w:rPr>
            </w:pPr>
          </w:p>
          <w:p w:rsidR="004D6FF5">
            <w:pPr>
              <w:rPr>
                <w:b w:val="0"/>
                <w:color w:val="999999"/>
                <w:sz w:val="22"/>
                <w:szCs w:val="22"/>
              </w:rPr>
            </w:pPr>
            <w:sdt>
              <w:sdtPr>
                <w:tag w:val="goog_rdk_6"/>
                <w:id w:val="-1363273727"/>
                <w:richText/>
              </w:sdtPr>
              <w:sdtContent/>
            </w:sdt>
            <w:r>
              <w:rPr>
                <w:noProof/>
                <w:color w:val="999999"/>
              </w:rPr>
              <w:drawing>
                <wp:inline distT="114300" distB="114300" distL="114300" distR="114300">
                  <wp:extent cx="2047875" cy="1371600"/>
                  <wp:effectExtent l="0" t="0" r="0" b="0"/>
                  <wp:docPr id="5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ic:nvPicPr>
                        <pic:blipFill>
                          <a:blip xmlns:r="http://schemas.openxmlformats.org/officeDocument/2006/relationships" r:embed="rId8"/>
                          <a:stretch>
                            <a:fillRect/>
                          </a:stretch>
                        </pic:blipFill>
                        <pic:spPr>
                          <a:xfrm>
                            <a:off x="0" y="0"/>
                            <a:ext cx="2047875" cy="1371600"/>
                          </a:xfrm>
                          <a:prstGeom prst="rect">
                            <a:avLst/>
                          </a:prstGeom>
                        </pic:spPr>
                      </pic:pic>
                    </a:graphicData>
                  </a:graphic>
                </wp:inline>
              </w:drawing>
            </w:r>
          </w:p>
          <w:p w:rsidR="004D6FF5">
            <w:pPr>
              <w:widowControl w:val="0"/>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228116_v4</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color w:val="0E141A"/>
                <w:sz w:val="22"/>
                <w:szCs w:val="22"/>
                <w:highlight w:val="white"/>
              </w:rPr>
            </w:pPr>
            <w:r>
              <w:rPr>
                <w:b w:val="0"/>
                <w:color w:val="0E141A"/>
                <w:sz w:val="22"/>
                <w:szCs w:val="22"/>
                <w:highlight w:val="white"/>
              </w:rPr>
              <w:t xml:space="preserve">Seguido a esto, se empieza a realizar la aplicación de la electricidad a las empresas. </w:t>
            </w:r>
            <w:r>
              <w:rPr>
                <w:b w:val="0"/>
                <w:color w:val="0E141A"/>
                <w:sz w:val="22"/>
                <w:szCs w:val="22"/>
                <w:highlight w:val="white"/>
              </w:rPr>
              <w:t>Asimismo</w:t>
            </w:r>
            <w:r>
              <w:rPr>
                <w:b w:val="0"/>
                <w:color w:val="0E141A"/>
                <w:sz w:val="22"/>
                <w:szCs w:val="22"/>
                <w:highlight w:val="white"/>
              </w:rPr>
              <w:t xml:space="preserve"> se realizaron inventos de dispositivos industriales eléctricos, cuyos modelos anteriores trabajaban con carbón o vapor. De esta forma, las empresas se convirtieron en uno de los motores fundamentales en la Segunda Revolución Industrial.</w:t>
            </w:r>
          </w:p>
        </w:tc>
        <w:tc>
          <w:tcPr>
            <w:tcW w:w="3345" w:type="dxa"/>
            <w:shd w:val="clear" w:color="auto" w:fill="auto"/>
            <w:tcMar>
              <w:top w:w="100" w:type="dxa"/>
              <w:left w:w="100" w:type="dxa"/>
              <w:bottom w:w="100" w:type="dxa"/>
              <w:right w:w="100" w:type="dxa"/>
            </w:tcMar>
          </w:tcPr>
          <w:p w:rsidR="004D6FF5">
            <w:pPr>
              <w:spacing w:line="276" w:lineRule="auto"/>
              <w:jc w:val="both"/>
              <w:rPr>
                <w:b w:val="0"/>
                <w:color w:val="0E141A"/>
                <w:sz w:val="22"/>
                <w:szCs w:val="22"/>
                <w:highlight w:val="white"/>
              </w:rPr>
            </w:pPr>
            <w:r>
              <w:rPr>
                <w:b w:val="0"/>
                <w:color w:val="0E141A"/>
                <w:sz w:val="22"/>
                <w:szCs w:val="22"/>
                <w:highlight w:val="white"/>
              </w:rPr>
              <w:t xml:space="preserve">Electricidad </w:t>
            </w:r>
          </w:p>
          <w:p w:rsidR="004D6FF5">
            <w:pPr>
              <w:spacing w:line="276" w:lineRule="auto"/>
              <w:jc w:val="both"/>
              <w:rPr>
                <w:b w:val="0"/>
                <w:color w:val="0E141A"/>
                <w:sz w:val="22"/>
                <w:szCs w:val="22"/>
                <w:highlight w:val="white"/>
              </w:rPr>
            </w:pPr>
            <w:r>
              <w:rPr>
                <w:b w:val="0"/>
                <w:color w:val="0E141A"/>
                <w:sz w:val="22"/>
                <w:szCs w:val="22"/>
                <w:highlight w:val="white"/>
              </w:rPr>
              <w:t>Inventos</w:t>
            </w:r>
          </w:p>
          <w:p w:rsidR="004D6FF5">
            <w:pPr>
              <w:spacing w:line="276" w:lineRule="auto"/>
              <w:jc w:val="both"/>
              <w:rPr>
                <w:b w:val="0"/>
                <w:color w:val="0E141A"/>
                <w:sz w:val="22"/>
                <w:szCs w:val="22"/>
                <w:highlight w:val="white"/>
              </w:rPr>
            </w:pPr>
            <w:r>
              <w:rPr>
                <w:b w:val="0"/>
                <w:color w:val="0E141A"/>
                <w:sz w:val="22"/>
                <w:szCs w:val="22"/>
                <w:highlight w:val="white"/>
              </w:rPr>
              <w:t>Dispositivos industriales</w:t>
            </w:r>
          </w:p>
          <w:p w:rsidR="004D6FF5">
            <w:pPr>
              <w:spacing w:line="276" w:lineRule="auto"/>
              <w:jc w:val="both"/>
              <w:rPr>
                <w:b w:val="0"/>
                <w:color w:val="0E141A"/>
                <w:sz w:val="22"/>
                <w:szCs w:val="22"/>
                <w:highlight w:val="white"/>
              </w:rPr>
            </w:pPr>
            <w:r>
              <w:rPr>
                <w:b w:val="0"/>
                <w:color w:val="0E141A"/>
                <w:sz w:val="22"/>
                <w:szCs w:val="22"/>
                <w:highlight w:val="white"/>
              </w:rPr>
              <w:t>Motores fundamentales</w:t>
            </w:r>
          </w:p>
          <w:p w:rsidR="004D6FF5">
            <w:pPr>
              <w:spacing w:line="276" w:lineRule="auto"/>
              <w:jc w:val="both"/>
              <w:rPr>
                <w:b w:val="0"/>
                <w:color w:val="0E141A"/>
                <w:sz w:val="22"/>
                <w:szCs w:val="22"/>
                <w:highlight w:val="white"/>
              </w:rPr>
            </w:pPr>
            <w:r>
              <w:rPr>
                <w:b w:val="0"/>
                <w:color w:val="0E141A"/>
                <w:sz w:val="22"/>
                <w:szCs w:val="22"/>
                <w:highlight w:val="white"/>
              </w:rPr>
              <w:t>Segunda Revolución Industrial</w:t>
            </w:r>
          </w:p>
          <w:p w:rsidR="004D6FF5">
            <w:pPr>
              <w:spacing w:line="276" w:lineRule="auto"/>
              <w:jc w:val="both"/>
              <w:rPr>
                <w:b w:val="0"/>
                <w:color w:val="0E141A"/>
                <w:sz w:val="22"/>
                <w:szCs w:val="22"/>
                <w:highlight w:val="white"/>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5</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Electricidad en ciudades</w:t>
            </w:r>
          </w:p>
          <w:p w:rsidR="004D6FF5">
            <w:pPr>
              <w:jc w:val="center"/>
              <w:rPr>
                <w:b w:val="0"/>
                <w:color w:val="999999"/>
                <w:sz w:val="22"/>
                <w:szCs w:val="22"/>
              </w:rPr>
            </w:pPr>
            <w:sdt>
              <w:sdtPr>
                <w:tag w:val="goog_rdk_7"/>
                <w:id w:val="-469059186"/>
                <w:richText/>
              </w:sdtPr>
              <w:sdtContent/>
            </w:sdt>
            <w:r>
              <w:rPr>
                <w:noProof/>
                <w:color w:val="999999"/>
              </w:rPr>
              <w:drawing>
                <wp:inline distT="114300" distB="114300" distL="114300" distR="114300">
                  <wp:extent cx="1734503" cy="2605787"/>
                  <wp:effectExtent l="0" t="0" r="0" b="0"/>
                  <wp:docPr id="505" name="image45.png"/>
                  <wp:cNvGraphicFramePr/>
                  <a:graphic xmlns:a="http://schemas.openxmlformats.org/drawingml/2006/main">
                    <a:graphicData uri="http://schemas.openxmlformats.org/drawingml/2006/picture">
                      <pic:pic xmlns:pic="http://schemas.openxmlformats.org/drawingml/2006/picture">
                        <pic:nvPicPr>
                          <pic:cNvPr id="0" name="image45.png"/>
                          <pic:cNvPicPr/>
                        </pic:nvPicPr>
                        <pic:blipFill>
                          <a:blip xmlns:r="http://schemas.openxmlformats.org/officeDocument/2006/relationships" r:embed="rId9"/>
                          <a:stretch>
                            <a:fillRect/>
                          </a:stretch>
                        </pic:blipFill>
                        <pic:spPr>
                          <a:xfrm>
                            <a:off x="0" y="0"/>
                            <a:ext cx="1734503" cy="2605787"/>
                          </a:xfrm>
                          <a:prstGeom prst="rect">
                            <a:avLst/>
                          </a:prstGeom>
                        </pic:spPr>
                      </pic:pic>
                    </a:graphicData>
                  </a:graphic>
                </wp:inline>
              </w:drawing>
            </w:r>
          </w:p>
          <w:p w:rsidR="004D6FF5">
            <w:pPr>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228116_v5</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 xml:space="preserve">Hacia el año de 1930, se empezaron a organizar sistemas eléctricos regionales integrados y, a partir de esa época, se empezó a discutir la posibilidad de la electrificación en todo el espacio como consecuencia de la llegada de esta energía a ciudades grandes y a ciudades pequeñas. </w:t>
            </w: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Sistemas eléctricos</w:t>
            </w:r>
          </w:p>
          <w:p w:rsidR="004D6FF5">
            <w:pPr>
              <w:spacing w:line="276" w:lineRule="auto"/>
              <w:jc w:val="both"/>
              <w:rPr>
                <w:b w:val="0"/>
                <w:sz w:val="22"/>
                <w:szCs w:val="22"/>
              </w:rPr>
            </w:pPr>
            <w:r>
              <w:rPr>
                <w:b w:val="0"/>
                <w:sz w:val="22"/>
                <w:szCs w:val="22"/>
              </w:rPr>
              <w:t>Electrificación</w:t>
            </w:r>
          </w:p>
          <w:p w:rsidR="004D6FF5">
            <w:pPr>
              <w:spacing w:line="276" w:lineRule="auto"/>
              <w:jc w:val="both"/>
              <w:rPr>
                <w:b w:val="0"/>
                <w:sz w:val="22"/>
                <w:szCs w:val="22"/>
              </w:rPr>
            </w:pPr>
            <w:r>
              <w:rPr>
                <w:b w:val="0"/>
                <w:sz w:val="22"/>
                <w:szCs w:val="22"/>
              </w:rPr>
              <w:t>Ciudades grandes y pequeñas</w:t>
            </w: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6</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Redes estatales</w:t>
            </w:r>
          </w:p>
          <w:p w:rsidR="004D6FF5">
            <w:pPr>
              <w:rPr>
                <w:b w:val="0"/>
                <w:color w:val="999999"/>
                <w:sz w:val="22"/>
                <w:szCs w:val="22"/>
              </w:rPr>
            </w:pPr>
          </w:p>
          <w:p w:rsidR="004D6FF5">
            <w:pPr>
              <w:rPr>
                <w:b w:val="0"/>
                <w:color w:val="999999"/>
                <w:sz w:val="22"/>
                <w:szCs w:val="22"/>
              </w:rPr>
            </w:pPr>
            <w:sdt>
              <w:sdtPr>
                <w:tag w:val="goog_rdk_8"/>
                <w:id w:val="931087213"/>
                <w:richText/>
              </w:sdtPr>
              <w:sdtContent/>
            </w:sdt>
            <w:r>
              <w:rPr>
                <w:noProof/>
                <w:color w:val="999999"/>
              </w:rPr>
              <w:drawing>
                <wp:inline distT="114300" distB="114300" distL="114300" distR="114300">
                  <wp:extent cx="2047875" cy="1358900"/>
                  <wp:effectExtent l="0" t="0" r="0" b="0"/>
                  <wp:docPr id="510" name="image69.png"/>
                  <wp:cNvGraphicFramePr/>
                  <a:graphic xmlns:a="http://schemas.openxmlformats.org/drawingml/2006/main">
                    <a:graphicData uri="http://schemas.openxmlformats.org/drawingml/2006/picture">
                      <pic:pic xmlns:pic="http://schemas.openxmlformats.org/drawingml/2006/picture">
                        <pic:nvPicPr>
                          <pic:cNvPr id="0" name="image69.png"/>
                          <pic:cNvPicPr/>
                        </pic:nvPicPr>
                        <pic:blipFill>
                          <a:blip xmlns:r="http://schemas.openxmlformats.org/officeDocument/2006/relationships" r:embed="rId10"/>
                          <a:stretch>
                            <a:fillRect/>
                          </a:stretch>
                        </pic:blipFill>
                        <pic:spPr>
                          <a:xfrm>
                            <a:off x="0" y="0"/>
                            <a:ext cx="2047875" cy="1358900"/>
                          </a:xfrm>
                          <a:prstGeom prst="rect">
                            <a:avLst/>
                          </a:prstGeom>
                        </pic:spPr>
                      </pic:pic>
                    </a:graphicData>
                  </a:graphic>
                </wp:inline>
              </w:drawing>
            </w:r>
          </w:p>
          <w:p w:rsidR="004D6FF5">
            <w:pPr>
              <w:rPr>
                <w:b w:val="0"/>
                <w:sz w:val="22"/>
                <w:szCs w:val="22"/>
              </w:rPr>
            </w:pPr>
          </w:p>
          <w:p w:rsidR="004D6FF5">
            <w:pPr>
              <w:rPr>
                <w:b w:val="0"/>
                <w:color w:val="999999"/>
                <w:sz w:val="22"/>
                <w:szCs w:val="22"/>
              </w:rPr>
            </w:pPr>
            <w:r>
              <w:rPr>
                <w:b w:val="0"/>
                <w:sz w:val="22"/>
                <w:szCs w:val="22"/>
              </w:rPr>
              <w:t xml:space="preserve">Imagen: </w:t>
            </w:r>
            <w:r>
              <w:rPr>
                <w:sz w:val="22"/>
                <w:szCs w:val="22"/>
              </w:rPr>
              <w:t>228116_v6</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En la franja de 1930 a 1950, según el desarrollo de cada país, se empezaron a establecer los planes de interconexiones regionales y a organizar redes estatales, lo que permitió la realización de intercambios energéticos que compensan los déficit y excedentes en la demanda en unas y otras regiones.</w:t>
            </w: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Planes de interconexiones regionales</w:t>
            </w:r>
          </w:p>
          <w:p w:rsidR="004D6FF5">
            <w:pPr>
              <w:spacing w:line="276" w:lineRule="auto"/>
              <w:jc w:val="both"/>
              <w:rPr>
                <w:b w:val="0"/>
                <w:sz w:val="22"/>
                <w:szCs w:val="22"/>
              </w:rPr>
            </w:pPr>
            <w:r>
              <w:rPr>
                <w:b w:val="0"/>
                <w:sz w:val="22"/>
                <w:szCs w:val="22"/>
              </w:rPr>
              <w:t>Interconexiones regionales</w:t>
            </w:r>
          </w:p>
          <w:p w:rsidR="004D6FF5">
            <w:pPr>
              <w:spacing w:line="276" w:lineRule="auto"/>
              <w:jc w:val="both"/>
              <w:rPr>
                <w:b w:val="0"/>
                <w:sz w:val="22"/>
                <w:szCs w:val="22"/>
              </w:rPr>
            </w:pPr>
            <w:r>
              <w:rPr>
                <w:b w:val="0"/>
                <w:sz w:val="22"/>
                <w:szCs w:val="22"/>
              </w:rPr>
              <w:t>Organizar redes</w:t>
            </w:r>
          </w:p>
          <w:p w:rsidR="004D6FF5">
            <w:pPr>
              <w:spacing w:line="276" w:lineRule="auto"/>
              <w:jc w:val="both"/>
              <w:rPr>
                <w:b w:val="0"/>
                <w:sz w:val="22"/>
                <w:szCs w:val="22"/>
              </w:rPr>
            </w:pPr>
            <w:r>
              <w:rPr>
                <w:b w:val="0"/>
                <w:sz w:val="22"/>
                <w:szCs w:val="22"/>
              </w:rPr>
              <w:t>Intercambios energéticos</w:t>
            </w: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7</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Electricidad en ciudades</w:t>
            </w:r>
          </w:p>
          <w:p w:rsidR="004D6FF5">
            <w:pPr>
              <w:rPr>
                <w:b w:val="0"/>
                <w:color w:val="999999"/>
                <w:sz w:val="22"/>
                <w:szCs w:val="22"/>
              </w:rPr>
            </w:pPr>
          </w:p>
          <w:p w:rsidR="004D6FF5">
            <w:pPr>
              <w:rPr>
                <w:b w:val="0"/>
                <w:color w:val="999999"/>
                <w:sz w:val="22"/>
                <w:szCs w:val="22"/>
              </w:rPr>
            </w:pPr>
            <w:sdt>
              <w:sdtPr>
                <w:tag w:val="goog_rdk_9"/>
                <w:id w:val="1423831814"/>
                <w:richText/>
              </w:sdtPr>
              <w:sdtContent/>
            </w:sdt>
            <w:r>
              <w:rPr>
                <w:noProof/>
                <w:color w:val="999999"/>
              </w:rPr>
              <w:drawing>
                <wp:inline distT="114300" distB="114300" distL="114300" distR="114300">
                  <wp:extent cx="2047875" cy="1028700"/>
                  <wp:effectExtent l="0" t="0" r="0" b="0"/>
                  <wp:docPr id="509" name="image58.png"/>
                  <wp:cNvGraphicFramePr/>
                  <a:graphic xmlns:a="http://schemas.openxmlformats.org/drawingml/2006/main">
                    <a:graphicData uri="http://schemas.openxmlformats.org/drawingml/2006/picture">
                      <pic:pic xmlns:pic="http://schemas.openxmlformats.org/drawingml/2006/picture">
                        <pic:nvPicPr>
                          <pic:cNvPr id="0" name="image58.png"/>
                          <pic:cNvPicPr/>
                        </pic:nvPicPr>
                        <pic:blipFill>
                          <a:blip xmlns:r="http://schemas.openxmlformats.org/officeDocument/2006/relationships" r:embed="rId11"/>
                          <a:stretch>
                            <a:fillRect/>
                          </a:stretch>
                        </pic:blipFill>
                        <pic:spPr>
                          <a:xfrm>
                            <a:off x="0" y="0"/>
                            <a:ext cx="2047875" cy="1028700"/>
                          </a:xfrm>
                          <a:prstGeom prst="rect">
                            <a:avLst/>
                          </a:prstGeom>
                        </pic:spPr>
                      </pic:pic>
                    </a:graphicData>
                  </a:graphic>
                </wp:inline>
              </w:drawing>
            </w:r>
          </w:p>
          <w:p w:rsidR="004D6FF5">
            <w:pPr>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228116_v7</w:t>
            </w:r>
          </w:p>
          <w:p w:rsidR="004D6FF5">
            <w:pPr>
              <w:rPr>
                <w:b w:val="0"/>
                <w:color w:val="999999"/>
                <w:sz w:val="22"/>
                <w:szCs w:val="22"/>
              </w:rPr>
            </w:pP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 xml:space="preserve">Con la implementación de la electrificación se intervino la estructura organizacional y territorial de las ciudades, las áreas metropolitanas y los espacios regionales. </w:t>
            </w:r>
          </w:p>
          <w:p w:rsidR="004D6FF5">
            <w:pPr>
              <w:spacing w:line="276" w:lineRule="auto"/>
              <w:jc w:val="both"/>
              <w:rPr>
                <w:b w:val="0"/>
                <w:sz w:val="22"/>
                <w:szCs w:val="22"/>
              </w:rPr>
            </w:pPr>
            <w:r>
              <w:rPr>
                <w:b w:val="0"/>
                <w:sz w:val="22"/>
                <w:szCs w:val="22"/>
              </w:rPr>
              <w:t xml:space="preserve">Estas acciones trajeron el desarrollo de las actividades industriales, residenciales y comerciales, que se vieron influidas, de forma intensa, por el abastecimiento de electricidad. </w:t>
            </w:r>
          </w:p>
          <w:p w:rsidR="004D6FF5">
            <w:pPr>
              <w:spacing w:line="276" w:lineRule="auto"/>
              <w:jc w:val="both"/>
              <w:rPr>
                <w:b w:val="0"/>
                <w:sz w:val="22"/>
                <w:szCs w:val="22"/>
              </w:rPr>
            </w:pP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implementación de la electrificación.</w:t>
            </w:r>
          </w:p>
          <w:p w:rsidR="004D6FF5">
            <w:pPr>
              <w:spacing w:line="276" w:lineRule="auto"/>
              <w:jc w:val="both"/>
              <w:rPr>
                <w:b w:val="0"/>
                <w:sz w:val="22"/>
                <w:szCs w:val="22"/>
              </w:rPr>
            </w:pPr>
            <w:r>
              <w:rPr>
                <w:b w:val="0"/>
                <w:sz w:val="22"/>
                <w:szCs w:val="22"/>
              </w:rPr>
              <w:t>Estructura organizacional.</w:t>
            </w:r>
          </w:p>
          <w:p w:rsidR="004D6FF5">
            <w:pPr>
              <w:spacing w:line="276" w:lineRule="auto"/>
              <w:jc w:val="both"/>
              <w:rPr>
                <w:b w:val="0"/>
                <w:sz w:val="22"/>
                <w:szCs w:val="22"/>
              </w:rPr>
            </w:pPr>
            <w:r>
              <w:rPr>
                <w:b w:val="0"/>
                <w:sz w:val="22"/>
                <w:szCs w:val="22"/>
              </w:rPr>
              <w:t>Áreas metropolitanas.</w:t>
            </w:r>
          </w:p>
          <w:p w:rsidR="004D6FF5">
            <w:pPr>
              <w:spacing w:line="276" w:lineRule="auto"/>
              <w:jc w:val="both"/>
              <w:rPr>
                <w:b w:val="0"/>
                <w:sz w:val="22"/>
                <w:szCs w:val="22"/>
              </w:rPr>
            </w:pPr>
            <w:r>
              <w:rPr>
                <w:b w:val="0"/>
                <w:sz w:val="22"/>
                <w:szCs w:val="22"/>
              </w:rPr>
              <w:t>Espacios regionales.</w:t>
            </w: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8</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Redes eléctricas</w:t>
            </w:r>
          </w:p>
          <w:p w:rsidR="004D6FF5">
            <w:pPr>
              <w:rPr>
                <w:b w:val="0"/>
                <w:color w:val="999999"/>
                <w:sz w:val="22"/>
                <w:szCs w:val="22"/>
              </w:rPr>
            </w:pPr>
          </w:p>
          <w:p w:rsidR="004D6FF5">
            <w:pPr>
              <w:rPr>
                <w:b w:val="0"/>
                <w:color w:val="999999"/>
                <w:sz w:val="22"/>
                <w:szCs w:val="22"/>
              </w:rPr>
            </w:pPr>
            <w:sdt>
              <w:sdtPr>
                <w:tag w:val="goog_rdk_10"/>
                <w:id w:val="-1638398601"/>
                <w:richText/>
              </w:sdtPr>
              <w:sdtContent/>
            </w:sdt>
            <w:r>
              <w:rPr>
                <w:noProof/>
                <w:color w:val="999999"/>
              </w:rPr>
              <w:drawing>
                <wp:inline distT="114300" distB="114300" distL="114300" distR="114300">
                  <wp:extent cx="2047875" cy="997837"/>
                  <wp:effectExtent l="0" t="0" r="0" b="0"/>
                  <wp:docPr id="515" name="image63.png"/>
                  <wp:cNvGraphicFramePr/>
                  <a:graphic xmlns:a="http://schemas.openxmlformats.org/drawingml/2006/main">
                    <a:graphicData uri="http://schemas.openxmlformats.org/drawingml/2006/picture">
                      <pic:pic xmlns:pic="http://schemas.openxmlformats.org/drawingml/2006/picture">
                        <pic:nvPicPr>
                          <pic:cNvPr id="0" name="image63.png"/>
                          <pic:cNvPicPr/>
                        </pic:nvPicPr>
                        <pic:blipFill>
                          <a:blip xmlns:r="http://schemas.openxmlformats.org/officeDocument/2006/relationships" r:embed="rId12"/>
                          <a:stretch>
                            <a:fillRect/>
                          </a:stretch>
                        </pic:blipFill>
                        <pic:spPr>
                          <a:xfrm>
                            <a:off x="0" y="0"/>
                            <a:ext cx="2047875" cy="997837"/>
                          </a:xfrm>
                          <a:prstGeom prst="rect">
                            <a:avLst/>
                          </a:prstGeom>
                        </pic:spPr>
                      </pic:pic>
                    </a:graphicData>
                  </a:graphic>
                </wp:inline>
              </w:drawing>
            </w:r>
          </w:p>
          <w:p w:rsidR="004D6FF5">
            <w:pPr>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228116_v8</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Con este desarrollo de redes en todos los sectores, sumado a las investigaciones realizadas en el campo militar, en la década del 40, se empiezan a establecer los primeros estándares para la implementación de las redes eléctricas.</w:t>
            </w:r>
          </w:p>
          <w:p w:rsidR="004D6FF5">
            <w:pPr>
              <w:spacing w:line="276" w:lineRule="auto"/>
              <w:jc w:val="both"/>
              <w:rPr>
                <w:b w:val="0"/>
                <w:sz w:val="22"/>
                <w:szCs w:val="22"/>
              </w:rPr>
            </w:pP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 xml:space="preserve">Desarrollo de redes </w:t>
            </w:r>
          </w:p>
          <w:p w:rsidR="004D6FF5">
            <w:pPr>
              <w:spacing w:line="276" w:lineRule="auto"/>
              <w:jc w:val="both"/>
              <w:rPr>
                <w:b w:val="0"/>
                <w:sz w:val="22"/>
                <w:szCs w:val="22"/>
              </w:rPr>
            </w:pPr>
            <w:r>
              <w:rPr>
                <w:b w:val="0"/>
                <w:sz w:val="22"/>
                <w:szCs w:val="22"/>
              </w:rPr>
              <w:t>Campo militar</w:t>
            </w:r>
          </w:p>
          <w:p w:rsidR="004D6FF5">
            <w:pPr>
              <w:spacing w:line="276" w:lineRule="auto"/>
              <w:jc w:val="both"/>
              <w:rPr>
                <w:b w:val="0"/>
                <w:sz w:val="22"/>
                <w:szCs w:val="22"/>
              </w:rPr>
            </w:pPr>
            <w:r>
              <w:rPr>
                <w:b w:val="0"/>
                <w:sz w:val="22"/>
                <w:szCs w:val="22"/>
              </w:rPr>
              <w:t xml:space="preserve">Primeros estándares </w:t>
            </w:r>
          </w:p>
          <w:p w:rsidR="004D6FF5">
            <w:pPr>
              <w:spacing w:line="276" w:lineRule="auto"/>
              <w:jc w:val="both"/>
              <w:rPr>
                <w:b w:val="0"/>
                <w:sz w:val="22"/>
                <w:szCs w:val="22"/>
              </w:rPr>
            </w:pPr>
            <w:r>
              <w:rPr>
                <w:b w:val="0"/>
                <w:sz w:val="22"/>
                <w:szCs w:val="22"/>
              </w:rPr>
              <w:t>Implementación de las redes eléctricas</w:t>
            </w: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9</w:t>
            </w:r>
          </w:p>
        </w:tc>
        <w:tc>
          <w:tcPr>
            <w:tcW w:w="3510" w:type="dxa"/>
            <w:shd w:val="clear" w:color="auto" w:fill="auto"/>
            <w:tcMar>
              <w:top w:w="100" w:type="dxa"/>
              <w:left w:w="100" w:type="dxa"/>
              <w:bottom w:w="100" w:type="dxa"/>
              <w:right w:w="100" w:type="dxa"/>
            </w:tcMar>
          </w:tcPr>
          <w:p w:rsidR="004D6FF5">
            <w:pPr>
              <w:rPr>
                <w:b w:val="0"/>
                <w:color w:val="999999"/>
                <w:sz w:val="22"/>
                <w:szCs w:val="22"/>
              </w:rPr>
            </w:pPr>
            <w:r>
              <w:rPr>
                <w:sz w:val="22"/>
                <w:szCs w:val="22"/>
              </w:rPr>
              <w:t>Equipos Eléctricos</w:t>
            </w:r>
            <w:sdt>
              <w:sdtPr>
                <w:tag w:val="goog_rdk_11"/>
                <w:id w:val="1942941722"/>
                <w:richText/>
              </w:sdtPr>
              <w:sdtContent>
                <w:commentRangeStart w:id="1"/>
              </w:sdtContent>
            </w:sdt>
            <w:r>
              <w:rPr>
                <w:noProof/>
                <w:color w:val="999999"/>
              </w:rPr>
              <w:drawing>
                <wp:inline distT="114300" distB="114300" distL="114300" distR="114300">
                  <wp:extent cx="1610678" cy="1610678"/>
                  <wp:effectExtent l="0" t="0" r="0" b="0"/>
                  <wp:docPr id="513" name="image60.png"/>
                  <wp:cNvGraphicFramePr/>
                  <a:graphic xmlns:a="http://schemas.openxmlformats.org/drawingml/2006/main">
                    <a:graphicData uri="http://schemas.openxmlformats.org/drawingml/2006/picture">
                      <pic:pic xmlns:pic="http://schemas.openxmlformats.org/drawingml/2006/picture">
                        <pic:nvPicPr>
                          <pic:cNvPr id="0" name="image60.png"/>
                          <pic:cNvPicPr/>
                        </pic:nvPicPr>
                        <pic:blipFill>
                          <a:blip xmlns:r="http://schemas.openxmlformats.org/officeDocument/2006/relationships" r:embed="rId13"/>
                          <a:stretch>
                            <a:fillRect/>
                          </a:stretch>
                        </pic:blipFill>
                        <pic:spPr>
                          <a:xfrm>
                            <a:off x="0" y="0"/>
                            <a:ext cx="1610678" cy="1610678"/>
                          </a:xfrm>
                          <a:prstGeom prst="rect">
                            <a:avLst/>
                          </a:prstGeom>
                        </pic:spPr>
                      </pic:pic>
                    </a:graphicData>
                  </a:graphic>
                </wp:inline>
              </w:drawing>
            </w:r>
            <w:commentRangeEnd w:id="1"/>
            <w:r>
              <w:commentReference w:id="1"/>
            </w:r>
          </w:p>
          <w:p w:rsidR="004D6FF5">
            <w:pPr>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228116_v9</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En la medida que se empezaron a realizar grandes desarrollos de equipos eléctricos, estas redes empezaron a crecer en cuanto a capacidad, distancias y mejoras de los materiales que se utilizan.</w:t>
            </w: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Grandes desarrollo</w:t>
            </w:r>
          </w:p>
          <w:p w:rsidR="004D6FF5">
            <w:pPr>
              <w:spacing w:line="276" w:lineRule="auto"/>
              <w:jc w:val="both"/>
              <w:rPr>
                <w:b w:val="0"/>
                <w:sz w:val="22"/>
                <w:szCs w:val="22"/>
              </w:rPr>
            </w:pPr>
            <w:r>
              <w:rPr>
                <w:b w:val="0"/>
                <w:sz w:val="22"/>
                <w:szCs w:val="22"/>
              </w:rPr>
              <w:t>Equipos eléctricos</w:t>
            </w:r>
          </w:p>
          <w:p w:rsidR="004D6FF5">
            <w:pPr>
              <w:spacing w:line="276" w:lineRule="auto"/>
              <w:jc w:val="both"/>
              <w:rPr>
                <w:b w:val="0"/>
                <w:sz w:val="22"/>
                <w:szCs w:val="22"/>
              </w:rPr>
            </w:pPr>
            <w:r>
              <w:rPr>
                <w:b w:val="0"/>
                <w:sz w:val="22"/>
                <w:szCs w:val="22"/>
              </w:rPr>
              <w:t>Redes</w:t>
            </w: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rPr>
          <w:trHeight w:val="2840"/>
        </w:trPr>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10</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Dispositivos electrónicos</w:t>
            </w:r>
          </w:p>
          <w:p w:rsidR="004D6FF5">
            <w:pPr>
              <w:rPr>
                <w:b w:val="0"/>
                <w:color w:val="999999"/>
                <w:sz w:val="22"/>
                <w:szCs w:val="22"/>
              </w:rPr>
            </w:pPr>
          </w:p>
          <w:p w:rsidR="004D6FF5">
            <w:pPr>
              <w:rPr>
                <w:b w:val="0"/>
                <w:color w:val="999999"/>
                <w:sz w:val="22"/>
                <w:szCs w:val="22"/>
              </w:rPr>
            </w:pPr>
            <w:sdt>
              <w:sdtPr>
                <w:tag w:val="goog_rdk_12"/>
                <w:id w:val="-119530241"/>
                <w:richText/>
              </w:sdtPr>
              <w:sdtContent>
                <w:commentRangeStart w:id="2"/>
              </w:sdtContent>
            </w:sdt>
            <w:r>
              <w:rPr>
                <w:noProof/>
                <w:color w:val="999999"/>
              </w:rPr>
              <w:drawing>
                <wp:inline distT="114300" distB="114300" distL="114300" distR="114300">
                  <wp:extent cx="1734503" cy="1508614"/>
                  <wp:effectExtent l="0" t="0" r="0" b="0"/>
                  <wp:docPr id="5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ic:nvPicPr>
                        <pic:blipFill>
                          <a:blip xmlns:r="http://schemas.openxmlformats.org/officeDocument/2006/relationships" r:embed="rId15"/>
                          <a:stretch>
                            <a:fillRect/>
                          </a:stretch>
                        </pic:blipFill>
                        <pic:spPr>
                          <a:xfrm>
                            <a:off x="0" y="0"/>
                            <a:ext cx="1734503" cy="1508614"/>
                          </a:xfrm>
                          <a:prstGeom prst="rect">
                            <a:avLst/>
                          </a:prstGeom>
                        </pic:spPr>
                      </pic:pic>
                    </a:graphicData>
                  </a:graphic>
                </wp:inline>
              </w:drawing>
            </w:r>
            <w:commentRangeEnd w:id="2"/>
            <w:r>
              <w:commentReference w:id="2"/>
            </w:r>
          </w:p>
          <w:p w:rsidR="004D6FF5">
            <w:pPr>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228116_v10</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En el campo industrial, con la aparición de los tubos al vacío, se desarrollan dispositivos electrónicos que hacen que se deban poner a funcionar sobre las redes eléctricas, lo que implica que toda empresa debía tener redes eléctricas para poder poner en funcionamiento.</w:t>
            </w: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Campo industrial</w:t>
            </w:r>
          </w:p>
          <w:p w:rsidR="004D6FF5">
            <w:pPr>
              <w:spacing w:line="276" w:lineRule="auto"/>
              <w:jc w:val="both"/>
              <w:rPr>
                <w:b w:val="0"/>
                <w:sz w:val="22"/>
                <w:szCs w:val="22"/>
              </w:rPr>
            </w:pPr>
            <w:r>
              <w:rPr>
                <w:b w:val="0"/>
                <w:sz w:val="22"/>
                <w:szCs w:val="22"/>
              </w:rPr>
              <w:t>Tubos al vacío</w:t>
            </w:r>
          </w:p>
          <w:p w:rsidR="004D6FF5">
            <w:pPr>
              <w:spacing w:line="276" w:lineRule="auto"/>
              <w:jc w:val="both"/>
              <w:rPr>
                <w:b w:val="0"/>
                <w:sz w:val="22"/>
                <w:szCs w:val="22"/>
              </w:rPr>
            </w:pPr>
            <w:r>
              <w:rPr>
                <w:b w:val="0"/>
                <w:sz w:val="22"/>
                <w:szCs w:val="22"/>
              </w:rPr>
              <w:t>Dispositivos electrónicos</w:t>
            </w:r>
          </w:p>
          <w:p w:rsidR="004D6FF5">
            <w:pPr>
              <w:spacing w:line="276" w:lineRule="auto"/>
              <w:jc w:val="both"/>
              <w:rPr>
                <w:b w:val="0"/>
                <w:sz w:val="22"/>
                <w:szCs w:val="22"/>
              </w:rPr>
            </w:pPr>
            <w:r>
              <w:rPr>
                <w:b w:val="0"/>
                <w:sz w:val="22"/>
                <w:szCs w:val="22"/>
              </w:rPr>
              <w:t>Redes eléctricas</w:t>
            </w: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11</w:t>
            </w:r>
          </w:p>
        </w:tc>
        <w:tc>
          <w:tcPr>
            <w:tcW w:w="3510" w:type="dxa"/>
            <w:shd w:val="clear" w:color="auto" w:fill="auto"/>
            <w:tcMar>
              <w:top w:w="100" w:type="dxa"/>
              <w:left w:w="100" w:type="dxa"/>
              <w:bottom w:w="100" w:type="dxa"/>
              <w:right w:w="100" w:type="dxa"/>
            </w:tcMar>
          </w:tcPr>
          <w:p w:rsidR="004D6FF5">
            <w:pPr>
              <w:rPr>
                <w:b w:val="0"/>
                <w:color w:val="999999"/>
                <w:sz w:val="22"/>
                <w:szCs w:val="22"/>
              </w:rPr>
            </w:pPr>
            <w:r>
              <w:rPr>
                <w:sz w:val="22"/>
                <w:szCs w:val="22"/>
              </w:rPr>
              <w:t>Computador</w:t>
            </w:r>
            <w:r>
              <w:rPr>
                <w:noProof/>
                <w:color w:val="999999"/>
              </w:rPr>
              <w:drawing>
                <wp:inline distT="114300" distB="114300" distL="114300" distR="114300">
                  <wp:extent cx="2095500" cy="1397000"/>
                  <wp:effectExtent l="0" t="0" r="0" b="0"/>
                  <wp:docPr id="516" name="image62.png"/>
                  <wp:cNvGraphicFramePr/>
                  <a:graphic xmlns:a="http://schemas.openxmlformats.org/drawingml/2006/main">
                    <a:graphicData uri="http://schemas.openxmlformats.org/drawingml/2006/picture">
                      <pic:pic xmlns:pic="http://schemas.openxmlformats.org/drawingml/2006/picture">
                        <pic:nvPicPr>
                          <pic:cNvPr id="0" name="image62.png"/>
                          <pic:cNvPicPr/>
                        </pic:nvPicPr>
                        <pic:blipFill>
                          <a:blip xmlns:r="http://schemas.openxmlformats.org/officeDocument/2006/relationships" r:embed="rId16"/>
                          <a:stretch>
                            <a:fillRect/>
                          </a:stretch>
                        </pic:blipFill>
                        <pic:spPr>
                          <a:xfrm>
                            <a:off x="0" y="0"/>
                            <a:ext cx="2095500" cy="1397000"/>
                          </a:xfrm>
                          <a:prstGeom prst="rect">
                            <a:avLst/>
                          </a:prstGeom>
                        </pic:spPr>
                      </pic:pic>
                    </a:graphicData>
                  </a:graphic>
                </wp:inline>
              </w:drawing>
            </w:r>
          </w:p>
          <w:p w:rsidR="004D6FF5">
            <w:pPr>
              <w:rPr>
                <w:b w:val="0"/>
                <w:color w:val="999999"/>
                <w:sz w:val="22"/>
                <w:szCs w:val="22"/>
              </w:rPr>
            </w:pPr>
            <w:r>
              <w:rPr>
                <w:b w:val="0"/>
                <w:sz w:val="22"/>
                <w:szCs w:val="22"/>
              </w:rPr>
              <w:t xml:space="preserve">Imagen: </w:t>
            </w:r>
            <w:r>
              <w:rPr>
                <w:sz w:val="22"/>
                <w:szCs w:val="22"/>
              </w:rPr>
              <w:t>228116_v11</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Con el desarrollo del computador, en todas sus etapas, las redes eléctricas se establecieron como el complemento de cualquier proyecto de conversión tecnológica, ya sea desde cero o como un proceso de actualización.</w:t>
            </w: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Redes eléctricas</w:t>
            </w:r>
          </w:p>
          <w:p w:rsidR="004D6FF5">
            <w:pPr>
              <w:spacing w:line="276" w:lineRule="auto"/>
              <w:jc w:val="both"/>
              <w:rPr>
                <w:b w:val="0"/>
                <w:sz w:val="22"/>
                <w:szCs w:val="22"/>
              </w:rPr>
            </w:pPr>
            <w:r>
              <w:rPr>
                <w:b w:val="0"/>
                <w:sz w:val="22"/>
                <w:szCs w:val="22"/>
              </w:rPr>
              <w:t>Proyecto</w:t>
            </w:r>
          </w:p>
          <w:p w:rsidR="004D6FF5">
            <w:pPr>
              <w:spacing w:line="276" w:lineRule="auto"/>
              <w:jc w:val="both"/>
              <w:rPr>
                <w:b w:val="0"/>
                <w:sz w:val="22"/>
                <w:szCs w:val="22"/>
              </w:rPr>
            </w:pPr>
            <w:r>
              <w:rPr>
                <w:b w:val="0"/>
                <w:sz w:val="22"/>
                <w:szCs w:val="22"/>
              </w:rPr>
              <w:t>Conversión tecnológica</w:t>
            </w: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c>
          <w:tcPr>
            <w:tcW w:w="1110"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12</w:t>
            </w:r>
          </w:p>
        </w:tc>
        <w:tc>
          <w:tcPr>
            <w:tcW w:w="3510" w:type="dxa"/>
            <w:shd w:val="clear" w:color="auto" w:fill="auto"/>
            <w:tcMar>
              <w:top w:w="100" w:type="dxa"/>
              <w:left w:w="100" w:type="dxa"/>
              <w:bottom w:w="100" w:type="dxa"/>
              <w:right w:w="100" w:type="dxa"/>
            </w:tcMar>
          </w:tcPr>
          <w:p w:rsidR="004D6FF5">
            <w:pPr>
              <w:rPr>
                <w:sz w:val="22"/>
                <w:szCs w:val="22"/>
              </w:rPr>
            </w:pPr>
            <w:r>
              <w:rPr>
                <w:sz w:val="22"/>
                <w:szCs w:val="22"/>
              </w:rPr>
              <w:t>Automóviles eléctricos</w:t>
            </w:r>
          </w:p>
          <w:p w:rsidR="004D6FF5">
            <w:pPr>
              <w:rPr>
                <w:b w:val="0"/>
                <w:color w:val="999999"/>
                <w:sz w:val="22"/>
                <w:szCs w:val="22"/>
              </w:rPr>
            </w:pPr>
            <w:r>
              <w:rPr>
                <w:noProof/>
                <w:color w:val="999999"/>
              </w:rPr>
              <w:drawing>
                <wp:inline distT="114300" distB="114300" distL="114300" distR="114300">
                  <wp:extent cx="2095500" cy="1574800"/>
                  <wp:effectExtent l="0" t="0" r="0" b="0"/>
                  <wp:docPr id="518" name="image73.png"/>
                  <wp:cNvGraphicFramePr/>
                  <a:graphic xmlns:a="http://schemas.openxmlformats.org/drawingml/2006/main">
                    <a:graphicData uri="http://schemas.openxmlformats.org/drawingml/2006/picture">
                      <pic:pic xmlns:pic="http://schemas.openxmlformats.org/drawingml/2006/picture">
                        <pic:nvPicPr>
                          <pic:cNvPr id="0" name="image73.png"/>
                          <pic:cNvPicPr/>
                        </pic:nvPicPr>
                        <pic:blipFill>
                          <a:blip xmlns:r="http://schemas.openxmlformats.org/officeDocument/2006/relationships" r:embed="rId17"/>
                          <a:stretch>
                            <a:fillRect/>
                          </a:stretch>
                        </pic:blipFill>
                        <pic:spPr>
                          <a:xfrm>
                            <a:off x="0" y="0"/>
                            <a:ext cx="2095500" cy="1574800"/>
                          </a:xfrm>
                          <a:prstGeom prst="rect">
                            <a:avLst/>
                          </a:prstGeom>
                        </pic:spPr>
                      </pic:pic>
                    </a:graphicData>
                  </a:graphic>
                </wp:inline>
              </w:drawing>
            </w:r>
          </w:p>
          <w:p w:rsidR="004D6FF5">
            <w:pPr>
              <w:rPr>
                <w:b w:val="0"/>
                <w:color w:val="999999"/>
                <w:sz w:val="22"/>
                <w:szCs w:val="22"/>
              </w:rPr>
            </w:pPr>
          </w:p>
          <w:p w:rsidR="004D6FF5">
            <w:pPr>
              <w:rPr>
                <w:b w:val="0"/>
                <w:color w:val="999999"/>
                <w:sz w:val="22"/>
                <w:szCs w:val="22"/>
              </w:rPr>
            </w:pPr>
            <w:r>
              <w:rPr>
                <w:b w:val="0"/>
                <w:sz w:val="22"/>
                <w:szCs w:val="22"/>
              </w:rPr>
              <w:t xml:space="preserve">Imagen: </w:t>
            </w:r>
            <w:r>
              <w:rPr>
                <w:sz w:val="22"/>
                <w:szCs w:val="22"/>
              </w:rPr>
              <w:t>228116_v12</w:t>
            </w:r>
          </w:p>
        </w:tc>
        <w:tc>
          <w:tcPr>
            <w:tcW w:w="1472" w:type="dxa"/>
            <w:shd w:val="clear" w:color="auto" w:fill="auto"/>
            <w:tcMar>
              <w:top w:w="100" w:type="dxa"/>
              <w:left w:w="100" w:type="dxa"/>
              <w:bottom w:w="100" w:type="dxa"/>
              <w:right w:w="100" w:type="dxa"/>
            </w:tcMar>
          </w:tcPr>
          <w:p w:rsidR="004D6FF5">
            <w:pPr>
              <w:widowControl w:val="0"/>
              <w:rPr>
                <w:b w:val="0"/>
                <w:color w:val="999999"/>
                <w:sz w:val="22"/>
                <w:szCs w:val="22"/>
              </w:rPr>
            </w:pPr>
            <w:r>
              <w:rPr>
                <w:b w:val="0"/>
                <w:color w:val="999999"/>
                <w:sz w:val="22"/>
                <w:szCs w:val="22"/>
              </w:rPr>
              <w:t>SI</w:t>
            </w:r>
          </w:p>
        </w:tc>
        <w:tc>
          <w:tcPr>
            <w:tcW w:w="3960"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 xml:space="preserve">Esto ha hecho que las redes eléctricas se hayan convertido en la espina dorsal del funcionamiento de todas las unidades productivas, de los hogares y </w:t>
            </w:r>
            <w:r>
              <w:rPr>
                <w:b w:val="0"/>
                <w:sz w:val="22"/>
                <w:szCs w:val="22"/>
              </w:rPr>
              <w:t>hasta de los automóviles. Actualmente, con la electrificación de los vehículos se han vuelto más importante este tipo de redes.</w:t>
            </w:r>
          </w:p>
          <w:p w:rsidR="004D6FF5">
            <w:pPr>
              <w:spacing w:line="276" w:lineRule="auto"/>
              <w:jc w:val="both"/>
              <w:rPr>
                <w:b w:val="0"/>
                <w:sz w:val="22"/>
                <w:szCs w:val="22"/>
              </w:rPr>
            </w:pPr>
          </w:p>
        </w:tc>
        <w:tc>
          <w:tcPr>
            <w:tcW w:w="334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Redes eléctricas</w:t>
            </w:r>
          </w:p>
          <w:p w:rsidR="004D6FF5">
            <w:pPr>
              <w:spacing w:line="276" w:lineRule="auto"/>
              <w:jc w:val="both"/>
              <w:rPr>
                <w:b w:val="0"/>
                <w:sz w:val="22"/>
                <w:szCs w:val="22"/>
              </w:rPr>
            </w:pPr>
            <w:r>
              <w:rPr>
                <w:b w:val="0"/>
                <w:sz w:val="22"/>
                <w:szCs w:val="22"/>
              </w:rPr>
              <w:t>Unidades productivas</w:t>
            </w:r>
          </w:p>
          <w:p w:rsidR="004D6FF5">
            <w:pPr>
              <w:spacing w:line="276" w:lineRule="auto"/>
              <w:jc w:val="both"/>
              <w:rPr>
                <w:b w:val="0"/>
                <w:sz w:val="22"/>
                <w:szCs w:val="22"/>
              </w:rPr>
            </w:pPr>
            <w:r>
              <w:rPr>
                <w:b w:val="0"/>
                <w:sz w:val="22"/>
                <w:szCs w:val="22"/>
              </w:rPr>
              <w:t>Electrificación</w:t>
            </w:r>
          </w:p>
          <w:p w:rsidR="004D6FF5">
            <w:pPr>
              <w:spacing w:line="276" w:lineRule="auto"/>
              <w:jc w:val="both"/>
              <w:rPr>
                <w:b w:val="0"/>
                <w:sz w:val="22"/>
                <w:szCs w:val="22"/>
              </w:rPr>
            </w:pPr>
            <w:r>
              <w:rPr>
                <w:b w:val="0"/>
                <w:sz w:val="22"/>
                <w:szCs w:val="22"/>
              </w:rPr>
              <w:t>Tipo de redes</w:t>
            </w:r>
          </w:p>
          <w:p w:rsidR="004D6FF5">
            <w:pPr>
              <w:spacing w:line="276" w:lineRule="auto"/>
              <w:jc w:val="both"/>
              <w:rPr>
                <w:b w:val="0"/>
                <w:sz w:val="22"/>
                <w:szCs w:val="22"/>
              </w:rPr>
            </w:pPr>
          </w:p>
          <w:p w:rsidR="004D6FF5">
            <w:pPr>
              <w:spacing w:line="276" w:lineRule="auto"/>
              <w:jc w:val="both"/>
              <w:rPr>
                <w:b w:val="0"/>
                <w:sz w:val="22"/>
                <w:szCs w:val="22"/>
              </w:rPr>
            </w:pPr>
          </w:p>
          <w:p w:rsidR="004D6FF5">
            <w:pPr>
              <w:spacing w:line="276" w:lineRule="auto"/>
              <w:jc w:val="both"/>
              <w:rPr>
                <w:b w:val="0"/>
                <w:sz w:val="22"/>
                <w:szCs w:val="22"/>
              </w:rPr>
            </w:pPr>
          </w:p>
        </w:tc>
      </w:tr>
      <w:tr>
        <w:tblPrEx>
          <w:tblW w:w="13397" w:type="dxa"/>
          <w:tblInd w:w="-125" w:type="dxa"/>
          <w:tblLayout w:type="fixed"/>
          <w:tblLook w:val="0600"/>
        </w:tblPrEx>
        <w:trPr>
          <w:trHeight w:val="420"/>
        </w:trPr>
        <w:tc>
          <w:tcPr>
            <w:tcW w:w="1110" w:type="dxa"/>
            <w:shd w:val="clear" w:color="auto" w:fill="auto"/>
            <w:tcMar>
              <w:top w:w="100" w:type="dxa"/>
              <w:left w:w="100" w:type="dxa"/>
              <w:bottom w:w="100" w:type="dxa"/>
              <w:right w:w="100" w:type="dxa"/>
            </w:tcMar>
          </w:tcPr>
          <w:p w:rsidR="004D6FF5">
            <w:pPr>
              <w:widowControl w:val="0"/>
              <w:rPr>
                <w:sz w:val="22"/>
                <w:szCs w:val="22"/>
              </w:rPr>
            </w:pPr>
            <w:r>
              <w:rPr>
                <w:sz w:val="22"/>
                <w:szCs w:val="22"/>
              </w:rPr>
              <w:t>Nombre del archivo</w:t>
            </w:r>
          </w:p>
        </w:tc>
        <w:tc>
          <w:tcPr>
            <w:tcW w:w="12287" w:type="dxa"/>
            <w:gridSpan w:val="4"/>
            <w:shd w:val="clear" w:color="auto" w:fill="auto"/>
            <w:tcMar>
              <w:top w:w="100" w:type="dxa"/>
              <w:left w:w="100" w:type="dxa"/>
              <w:bottom w:w="100" w:type="dxa"/>
              <w:right w:w="100" w:type="dxa"/>
            </w:tcMar>
          </w:tcPr>
          <w:p w:rsidR="004D6FF5">
            <w:pPr>
              <w:widowControl w:val="0"/>
              <w:rPr>
                <w:sz w:val="22"/>
                <w:szCs w:val="22"/>
              </w:rPr>
            </w:pPr>
            <w:r>
              <w:rPr>
                <w:sz w:val="22"/>
                <w:szCs w:val="22"/>
              </w:rPr>
              <w:t xml:space="preserve">228116_v1 </w:t>
            </w:r>
          </w:p>
          <w:p w:rsidR="004D6FF5">
            <w:pPr>
              <w:widowControl w:val="0"/>
              <w:rPr>
                <w:b w:val="0"/>
                <w:sz w:val="22"/>
                <w:szCs w:val="22"/>
              </w:rPr>
            </w:pPr>
          </w:p>
        </w:tc>
      </w:tr>
    </w:tbl>
    <w:p w:rsidR="004D6FF5">
      <w:pPr>
        <w:spacing w:line="240" w:lineRule="auto"/>
      </w:pPr>
    </w:p>
    <w:p w:rsidR="004D6FF5">
      <w:pPr>
        <w:spacing w:line="240" w:lineRule="auto"/>
        <w:rPr>
          <w:b/>
        </w:rPr>
      </w:pPr>
    </w:p>
    <w:p w:rsidR="004D6FF5">
      <w:pPr>
        <w:spacing w:line="240" w:lineRule="auto"/>
        <w:rPr>
          <w:b/>
        </w:rPr>
      </w:pPr>
    </w:p>
    <w:p w:rsidR="004D6FF5">
      <w:pPr>
        <w:spacing w:line="240" w:lineRule="auto"/>
        <w:rPr>
          <w:b/>
        </w:rPr>
      </w:pPr>
    </w:p>
    <w:p w:rsidR="004D6FF5">
      <w:pPr>
        <w:spacing w:line="240" w:lineRule="auto"/>
        <w:rPr>
          <w:b/>
          <w:color w:val="7F7F7F"/>
        </w:rPr>
      </w:pPr>
      <w:r>
        <w:rPr>
          <w:b/>
        </w:rPr>
        <w:t>DESARROLLO DE CONTENIDO</w:t>
      </w:r>
    </w:p>
    <w:p w:rsidR="004D6FF5">
      <w:pPr>
        <w:spacing w:line="240" w:lineRule="auto"/>
      </w:pPr>
    </w:p>
    <w:p w:rsidR="004D6FF5">
      <w:pPr>
        <w:spacing w:line="240" w:lineRule="auto"/>
        <w:rPr>
          <w:b/>
        </w:rPr>
      </w:pPr>
    </w:p>
    <w:p w:rsidR="004D6FF5">
      <w:pPr>
        <w:jc w:val="both"/>
        <w:rPr>
          <w:b/>
        </w:rPr>
      </w:pPr>
      <w:r>
        <w:rPr>
          <w:b/>
        </w:rPr>
        <w:t>1. Informe técnico</w:t>
      </w:r>
    </w:p>
    <w:p w:rsidR="004D6FF5">
      <w:bookmarkStart w:id="3" w:name="_heading=h.30j0zll" w:colFirst="0" w:colLast="0"/>
      <w:bookmarkEnd w:id="3"/>
    </w:p>
    <w:p w:rsidR="004D6FF5">
      <w:bookmarkStart w:id="4" w:name="_heading=h.1fob9te" w:colFirst="0" w:colLast="0"/>
      <w:bookmarkEnd w:id="4"/>
    </w:p>
    <w:p w:rsidR="004D6FF5">
      <w:bookmarkStart w:id="5" w:name="_heading=h.3znysh7" w:colFirst="0" w:colLast="0"/>
      <w:bookmarkEnd w:id="5"/>
    </w:p>
    <w:p w:rsidR="004D6FF5">
      <w:bookmarkStart w:id="6" w:name="_heading=h.2et92p0" w:colFirst="0" w:colLast="0"/>
      <w:bookmarkEnd w:id="6"/>
    </w:p>
    <w:p w:rsidR="004D6FF5">
      <w:bookmarkStart w:id="7" w:name="_heading=h.tyjcwt" w:colFirst="0" w:colLast="0"/>
      <w:bookmarkEnd w:id="7"/>
    </w:p>
    <w:p w:rsidR="004D6FF5">
      <w:bookmarkStart w:id="8" w:name="_heading=h.3dy6vkm" w:colFirst="0" w:colLast="0"/>
      <w:bookmarkEnd w:id="8"/>
    </w:p>
    <w:tbl>
      <w:tblPr>
        <w:tblStyle w:val="afffffffffa"/>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93"/>
        <w:gridCol w:w="9319"/>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c>
          <w:tcPr>
            <w:tcW w:w="4093"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9319" w:type="dxa"/>
            <w:shd w:val="clear" w:color="auto" w:fill="C9DAF8"/>
            <w:tcMar>
              <w:top w:w="100" w:type="dxa"/>
              <w:left w:w="100" w:type="dxa"/>
              <w:bottom w:w="100" w:type="dxa"/>
              <w:right w:w="100" w:type="dxa"/>
            </w:tcMar>
          </w:tcPr>
          <w:p w:rsidR="004D6FF5">
            <w:pPr>
              <w:keepNext/>
              <w:keepLines/>
              <w:widowControl w:val="0"/>
              <w:spacing w:after="60"/>
              <w:jc w:val="center"/>
              <w:rPr>
                <w:sz w:val="22"/>
                <w:szCs w:val="22"/>
                <w:highlight w:val="magenta"/>
              </w:rPr>
            </w:pPr>
            <w:sdt>
              <w:sdtPr>
                <w:tag w:val="goog_rdk_13"/>
                <w:id w:val="1541016843"/>
                <w:richText/>
              </w:sdtPr>
              <w:sdtContent/>
            </w:sdt>
            <w:r w:rsidRPr="002310D2">
              <w:rPr>
                <w:sz w:val="22"/>
                <w:szCs w:val="22"/>
              </w:rPr>
              <w:t>Infografía estática</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pPr>
              <w:widowControl w:val="0"/>
              <w:rPr>
                <w:sz w:val="22"/>
                <w:szCs w:val="22"/>
                <w:highlight w:val="yellow"/>
              </w:rPr>
            </w:pPr>
            <w:r>
              <w:rPr>
                <w:sz w:val="22"/>
                <w:szCs w:val="22"/>
              </w:rPr>
              <w:t>Texto introductorio</w:t>
            </w:r>
          </w:p>
        </w:tc>
        <w:tc>
          <w:tcPr>
            <w:tcW w:w="9319" w:type="dxa"/>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Es un documento en el cual se establece el estado de las instalaciones eléctricas, basado en el diagnóstico realizado a estas, según las condiciones en las que se encuentran.</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pPr>
              <w:spacing w:line="276" w:lineRule="auto"/>
              <w:jc w:val="both"/>
              <w:rPr>
                <w:sz w:val="22"/>
                <w:szCs w:val="22"/>
              </w:rPr>
            </w:pPr>
            <w:r>
              <w:rPr>
                <w:sz w:val="22"/>
                <w:szCs w:val="22"/>
              </w:rPr>
              <w:t>Informe técnico</w:t>
            </w:r>
          </w:p>
          <w:p w:rsidR="004D6FF5">
            <w:pPr>
              <w:spacing w:line="276" w:lineRule="auto"/>
              <w:jc w:val="center"/>
              <w:rPr>
                <w:sz w:val="22"/>
                <w:szCs w:val="22"/>
              </w:rPr>
            </w:pPr>
          </w:p>
          <w:p w:rsidR="004D6FF5">
            <w:pPr>
              <w:spacing w:line="276" w:lineRule="auto"/>
              <w:jc w:val="center"/>
              <w:rPr>
                <w:sz w:val="22"/>
                <w:szCs w:val="22"/>
              </w:rPr>
            </w:pPr>
            <w:sdt>
              <w:sdtPr>
                <w:tag w:val="goog_rdk_14"/>
                <w:id w:val="1291475830"/>
                <w:richText/>
              </w:sdtPr>
              <w:sdtContent/>
            </w:sdt>
            <w:r>
              <w:rPr>
                <w:noProof/>
              </w:rPr>
              <w:drawing>
                <wp:inline distT="114300" distB="114300" distL="114300" distR="114300">
                  <wp:extent cx="2767965" cy="2767965"/>
                  <wp:effectExtent l="0" t="0" r="0" b="0"/>
                  <wp:docPr id="521" name="image65.png"/>
                  <wp:cNvGraphicFramePr/>
                  <a:graphic xmlns:a="http://schemas.openxmlformats.org/drawingml/2006/main">
                    <a:graphicData uri="http://schemas.openxmlformats.org/drawingml/2006/picture">
                      <pic:pic xmlns:pic="http://schemas.openxmlformats.org/drawingml/2006/picture">
                        <pic:nvPicPr>
                          <pic:cNvPr id="0" name="image65.png"/>
                          <pic:cNvPicPr/>
                        </pic:nvPicPr>
                        <pic:blipFill>
                          <a:blip xmlns:r="http://schemas.openxmlformats.org/officeDocument/2006/relationships" r:embed="rId18"/>
                          <a:stretch>
                            <a:fillRect/>
                          </a:stretch>
                        </pic:blipFill>
                        <pic:spPr>
                          <a:xfrm>
                            <a:off x="0" y="0"/>
                            <a:ext cx="2767965" cy="2767965"/>
                          </a:xfrm>
                          <a:prstGeom prst="rect">
                            <a:avLst/>
                          </a:prstGeom>
                        </pic:spPr>
                      </pic:pic>
                    </a:graphicData>
                  </a:graphic>
                </wp:inline>
              </w:drawing>
            </w:r>
          </w:p>
          <w:p w:rsidR="004D6FF5">
            <w:pPr>
              <w:spacing w:line="276" w:lineRule="auto"/>
              <w:jc w:val="both"/>
              <w:rPr>
                <w:b w:val="0"/>
                <w:sz w:val="22"/>
                <w:szCs w:val="22"/>
              </w:rPr>
            </w:pPr>
            <w:r>
              <w:rPr>
                <w:b w:val="0"/>
                <w:sz w:val="22"/>
                <w:szCs w:val="22"/>
              </w:rPr>
              <w:t>Las normas técnicas que se deben validar en el momento de realizar este informe técnico son las siguientes:</w:t>
            </w:r>
          </w:p>
          <w:p w:rsidR="004D6FF5">
            <w:pPr>
              <w:spacing w:line="276" w:lineRule="auto"/>
              <w:jc w:val="both"/>
              <w:rPr>
                <w:b w:val="0"/>
                <w:sz w:val="22"/>
                <w:szCs w:val="22"/>
              </w:rPr>
            </w:pPr>
            <w:r>
              <w:rPr>
                <w:b w:val="0"/>
                <w:sz w:val="22"/>
                <w:szCs w:val="22"/>
              </w:rPr>
              <w:t>NTC 2050: Código Eléctrico Colombiano</w:t>
            </w:r>
          </w:p>
          <w:p w:rsidR="004D6FF5">
            <w:pPr>
              <w:spacing w:line="276" w:lineRule="auto"/>
              <w:jc w:val="both"/>
              <w:rPr>
                <w:b w:val="0"/>
                <w:sz w:val="22"/>
                <w:szCs w:val="22"/>
              </w:rPr>
            </w:pPr>
            <w:r>
              <w:rPr>
                <w:b w:val="0"/>
                <w:sz w:val="22"/>
                <w:szCs w:val="22"/>
              </w:rPr>
              <w:t xml:space="preserve">NFPA 70: </w:t>
            </w:r>
            <w:r>
              <w:rPr>
                <w:b w:val="0"/>
                <w:i/>
                <w:sz w:val="22"/>
                <w:szCs w:val="22"/>
              </w:rPr>
              <w:t>National</w:t>
            </w:r>
            <w:r>
              <w:rPr>
                <w:b w:val="0"/>
                <w:i/>
                <w:sz w:val="22"/>
                <w:szCs w:val="22"/>
              </w:rPr>
              <w:t xml:space="preserve"> Electric </w:t>
            </w:r>
            <w:r>
              <w:rPr>
                <w:b w:val="0"/>
                <w:i/>
                <w:sz w:val="22"/>
                <w:szCs w:val="22"/>
              </w:rPr>
              <w:t>Code</w:t>
            </w:r>
          </w:p>
          <w:p w:rsidR="004D6FF5">
            <w:pPr>
              <w:spacing w:line="276" w:lineRule="auto"/>
              <w:jc w:val="both"/>
              <w:rPr>
                <w:b w:val="0"/>
                <w:sz w:val="22"/>
                <w:szCs w:val="22"/>
              </w:rPr>
            </w:pPr>
            <w:r>
              <w:rPr>
                <w:b w:val="0"/>
                <w:sz w:val="22"/>
                <w:szCs w:val="22"/>
              </w:rPr>
              <w:t xml:space="preserve">RETIE: Reglamento técnico de instalaciones eléctricas, Resolución No. 90708 de agosto 30 de 2013 </w:t>
            </w:r>
          </w:p>
          <w:p w:rsidR="004D6FF5">
            <w:pPr>
              <w:spacing w:line="276" w:lineRule="auto"/>
              <w:jc w:val="both"/>
              <w:rPr>
                <w:b w:val="0"/>
                <w:sz w:val="22"/>
                <w:szCs w:val="22"/>
              </w:rPr>
            </w:pPr>
            <w:r>
              <w:rPr>
                <w:b w:val="0"/>
                <w:sz w:val="22"/>
                <w:szCs w:val="22"/>
              </w:rPr>
              <w:t xml:space="preserve">RETILAP: Reglamento técnico de iluminación y alumbrado público, Resolución No. 180540 de </w:t>
            </w:r>
            <w:r>
              <w:rPr>
                <w:b w:val="0"/>
                <w:sz w:val="22"/>
                <w:szCs w:val="22"/>
              </w:rPr>
              <w:t>Marzo</w:t>
            </w:r>
            <w:r>
              <w:rPr>
                <w:b w:val="0"/>
                <w:sz w:val="22"/>
                <w:szCs w:val="22"/>
              </w:rPr>
              <w:t xml:space="preserve"> 30 de 2010 </w:t>
            </w:r>
          </w:p>
          <w:p w:rsidR="004D6FF5">
            <w:pPr>
              <w:spacing w:line="276" w:lineRule="auto"/>
              <w:jc w:val="both"/>
              <w:rPr>
                <w:b w:val="0"/>
                <w:sz w:val="22"/>
                <w:szCs w:val="22"/>
              </w:rPr>
            </w:pPr>
            <w:r>
              <w:rPr>
                <w:b w:val="0"/>
                <w:sz w:val="22"/>
                <w:szCs w:val="22"/>
              </w:rPr>
              <w:t>NTC 4552-1,2,3: Protección contra descargas atmosféricas (Rayos)</w:t>
            </w:r>
          </w:p>
          <w:p w:rsidR="004D6FF5">
            <w:pPr>
              <w:spacing w:line="276" w:lineRule="auto"/>
              <w:jc w:val="both"/>
              <w:rPr>
                <w:color w:val="666666"/>
                <w:sz w:val="22"/>
                <w:szCs w:val="22"/>
              </w:rPr>
            </w:pPr>
            <w:r>
              <w:rPr>
                <w:b w:val="0"/>
                <w:sz w:val="22"/>
                <w:szCs w:val="22"/>
              </w:rPr>
              <w:t>Estas son las normas que rigen las instalaciones dentro del territorio colombiano y son complementarias, es decir, se utilizan según la aplicabilidad: si las instalaciones son interiores, si son exteriores, si son de alumbrado público, se utiliza la norma que corresponda.</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pPr>
              <w:widowControl w:val="0"/>
              <w:rPr>
                <w:sz w:val="22"/>
                <w:szCs w:val="22"/>
              </w:rPr>
            </w:pPr>
            <w:r>
              <w:rPr>
                <w:sz w:val="22"/>
                <w:szCs w:val="22"/>
              </w:rPr>
              <w:t>Código de la imagen</w:t>
            </w:r>
          </w:p>
        </w:tc>
        <w:tc>
          <w:tcPr>
            <w:tcW w:w="9319" w:type="dxa"/>
            <w:shd w:val="clear" w:color="auto" w:fill="auto"/>
            <w:tcMar>
              <w:top w:w="100" w:type="dxa"/>
              <w:left w:w="100" w:type="dxa"/>
              <w:bottom w:w="100" w:type="dxa"/>
              <w:right w:w="100" w:type="dxa"/>
            </w:tcMar>
          </w:tcPr>
          <w:p w:rsidR="004D6FF5">
            <w:pPr>
              <w:widowControl w:val="0"/>
              <w:rPr>
                <w:sz w:val="22"/>
                <w:szCs w:val="22"/>
              </w:rPr>
            </w:pPr>
            <w:r>
              <w:rPr>
                <w:sz w:val="22"/>
                <w:szCs w:val="22"/>
              </w:rPr>
              <w:t>Imagen: 228116_i1</w:t>
            </w:r>
          </w:p>
        </w:tc>
      </w:tr>
    </w:tbl>
    <w:p w:rsidR="004D6FF5"/>
    <w:p w:rsidR="004D6FF5">
      <w:pPr>
        <w:jc w:val="both"/>
      </w:pPr>
    </w:p>
    <w:p w:rsidR="004D6FF5">
      <w:bookmarkStart w:id="9" w:name="_heading=h.4d34og8" w:colFirst="0" w:colLast="0"/>
      <w:bookmarkEnd w:id="9"/>
    </w:p>
    <w:tbl>
      <w:tblPr>
        <w:tblStyle w:val="affff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pPr>
              <w:keepNext/>
              <w:keepLines/>
              <w:spacing w:before="400" w:after="120"/>
              <w:jc w:val="center"/>
              <w:rPr>
                <w:color w:val="FF0000"/>
                <w:sz w:val="22"/>
                <w:szCs w:val="22"/>
              </w:rPr>
            </w:pPr>
            <w:r>
              <w:rPr>
                <w:sz w:val="22"/>
                <w:szCs w:val="22"/>
              </w:rPr>
              <w:t xml:space="preserve">Cuadro de texto </w:t>
            </w:r>
          </w:p>
        </w:tc>
      </w:tr>
      <w:tr>
        <w:tblPrEx>
          <w:tblW w:w="13422" w:type="dxa"/>
          <w:tblInd w:w="-100" w:type="dxa"/>
          <w:tblLayout w:type="fixed"/>
          <w:tblLook w:val="0400"/>
        </w:tblPrEx>
        <w:tc>
          <w:tcPr>
            <w:tcW w:w="13422" w:type="dxa"/>
          </w:tcPr>
          <w:p w:rsidR="004D6FF5" w:rsidRPr="006219F1">
            <w:pPr>
              <w:widowControl w:val="0"/>
              <w:jc w:val="both"/>
              <w:rPr>
                <w:b w:val="0"/>
                <w:sz w:val="22"/>
                <w:szCs w:val="22"/>
              </w:rPr>
            </w:pPr>
            <w:r w:rsidRPr="006219F1">
              <w:rPr>
                <w:b w:val="0"/>
                <w:sz w:val="22"/>
                <w:szCs w:val="22"/>
              </w:rPr>
              <w:t xml:space="preserve">Además, según las entidades, también exigen el cumplimiento de determinadas normas, de acuerdo con diferentes requerimientos que se tengan definidos. </w:t>
            </w:r>
          </w:p>
          <w:p w:rsidR="004D6FF5" w:rsidRPr="006219F1">
            <w:pPr>
              <w:widowControl w:val="0"/>
              <w:jc w:val="both"/>
              <w:rPr>
                <w:b w:val="0"/>
                <w:sz w:val="22"/>
                <w:szCs w:val="22"/>
              </w:rPr>
            </w:pPr>
          </w:p>
          <w:p w:rsidR="004D6FF5">
            <w:pPr>
              <w:spacing w:line="276" w:lineRule="auto"/>
              <w:jc w:val="both"/>
              <w:rPr>
                <w:color w:val="7F7F7F"/>
                <w:sz w:val="22"/>
                <w:szCs w:val="22"/>
              </w:rPr>
            </w:pPr>
            <w:r w:rsidRPr="006219F1">
              <w:rPr>
                <w:b w:val="0"/>
                <w:sz w:val="22"/>
                <w:szCs w:val="22"/>
              </w:rPr>
              <w:t>Dentro de estos informes es muy importante tener los conocimientos en las técnicas de instalación para poder realizar estas validaciones y aplicar las normas.</w:t>
            </w:r>
          </w:p>
        </w:tc>
      </w:tr>
    </w:tbl>
    <w:sdt>
      <w:sdtPr>
        <w:tag w:val="goog_rdk_19"/>
        <w:id w:val="1788090478"/>
        <w:richText/>
      </w:sdtPr>
      <w:sdtContent>
        <w:p w:rsidR="004D6FF5" w:rsidRPr="006219F1">
          <w:pPr>
            <w:jc w:val="both"/>
            <w:rPr>
              <w:ins w:id="10" w:author="Manuela Herrera" w:date="2023-02-10T21:21:00Z"/>
              <w:b/>
            </w:rPr>
          </w:pPr>
          <w:r w:rsidRPr="006219F1">
            <w:rPr>
              <w:b/>
            </w:rPr>
            <w:t>Técnicas y procedimientos</w:t>
          </w:r>
          <w:sdt>
            <w:sdtPr>
              <w:tag w:val="goog_rdk_18"/>
              <w:id w:val="1690486379"/>
              <w:richText/>
            </w:sdtPr>
            <w:sdtContent/>
          </w:sdt>
        </w:p>
      </w:sdtContent>
    </w:sdt>
    <w:p w:rsidR="004D6FF5" w:rsidRPr="006219F1"/>
    <w:tbl>
      <w:tblPr>
        <w:tblStyle w:val="afffffffffc"/>
        <w:tblW w:w="134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5"/>
        <w:gridCol w:w="8730"/>
        <w:gridCol w:w="3090"/>
      </w:tblGrid>
      <w:tr>
        <w:tblPrEx>
          <w:tblW w:w="134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1665" w:type="dxa"/>
            <w:shd w:val="clear" w:color="auto" w:fill="C9DAF8"/>
            <w:tcMar>
              <w:top w:w="100" w:type="dxa"/>
              <w:left w:w="100" w:type="dxa"/>
              <w:bottom w:w="100" w:type="dxa"/>
              <w:right w:w="100" w:type="dxa"/>
            </w:tcMar>
          </w:tcPr>
          <w:p w:rsidR="004D6FF5" w:rsidRPr="006219F1">
            <w:pPr>
              <w:widowControl w:val="0"/>
              <w:jc w:val="center"/>
              <w:rPr>
                <w:sz w:val="22"/>
                <w:szCs w:val="22"/>
              </w:rPr>
            </w:pPr>
            <w:r w:rsidRPr="006219F1">
              <w:rPr>
                <w:sz w:val="22"/>
                <w:szCs w:val="22"/>
              </w:rPr>
              <w:t>Tipo de recurso</w:t>
            </w:r>
          </w:p>
        </w:tc>
        <w:tc>
          <w:tcPr>
            <w:tcW w:w="11820" w:type="dxa"/>
            <w:gridSpan w:val="2"/>
            <w:shd w:val="clear" w:color="auto" w:fill="C9DAF8"/>
            <w:tcMar>
              <w:top w:w="100" w:type="dxa"/>
              <w:left w:w="100" w:type="dxa"/>
              <w:bottom w:w="100" w:type="dxa"/>
              <w:right w:w="100" w:type="dxa"/>
            </w:tcMar>
          </w:tcPr>
          <w:p w:rsidR="004D6FF5" w:rsidRPr="006219F1">
            <w:pPr>
              <w:keepNext/>
              <w:keepLines/>
              <w:widowControl w:val="0"/>
              <w:spacing w:after="60"/>
              <w:jc w:val="center"/>
              <w:rPr>
                <w:sz w:val="22"/>
                <w:szCs w:val="22"/>
              </w:rPr>
            </w:pPr>
            <w:bookmarkStart w:id="11" w:name="_heading=h.2s8eyo1" w:colFirst="0" w:colLast="0"/>
            <w:bookmarkEnd w:id="11"/>
            <w:r w:rsidRPr="006219F1">
              <w:rPr>
                <w:sz w:val="22"/>
                <w:szCs w:val="22"/>
              </w:rPr>
              <w:t>Slider Presentación</w:t>
            </w:r>
          </w:p>
        </w:tc>
      </w:tr>
      <w:tr>
        <w:tblPrEx>
          <w:tblW w:w="13485"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Introducción</w:t>
            </w:r>
          </w:p>
        </w:tc>
        <w:tc>
          <w:tcPr>
            <w:tcW w:w="11820" w:type="dxa"/>
            <w:gridSpan w:val="2"/>
            <w:shd w:val="clear" w:color="auto" w:fill="auto"/>
            <w:tcMar>
              <w:top w:w="100" w:type="dxa"/>
              <w:left w:w="100" w:type="dxa"/>
              <w:bottom w:w="100" w:type="dxa"/>
              <w:right w:w="100" w:type="dxa"/>
            </w:tcMar>
          </w:tcPr>
          <w:p w:rsidR="004D6FF5" w:rsidRPr="006219F1">
            <w:pPr>
              <w:widowControl w:val="0"/>
              <w:jc w:val="both"/>
              <w:rPr>
                <w:b w:val="0"/>
                <w:i/>
                <w:sz w:val="22"/>
                <w:szCs w:val="22"/>
              </w:rPr>
            </w:pPr>
            <w:r w:rsidRPr="006219F1">
              <w:rPr>
                <w:b w:val="0"/>
                <w:sz w:val="22"/>
                <w:szCs w:val="22"/>
              </w:rPr>
              <w:t>A continuación, se detallan las técnicas y procedimientos para hacer regatas, tendido y unión de tubería.</w:t>
            </w:r>
          </w:p>
          <w:p w:rsidR="004D6FF5" w:rsidRPr="006219F1">
            <w:pPr>
              <w:widowControl w:val="0"/>
              <w:rPr>
                <w:sz w:val="22"/>
                <w:szCs w:val="22"/>
              </w:rPr>
            </w:pPr>
          </w:p>
        </w:tc>
      </w:tr>
      <w:tr>
        <w:tblPrEx>
          <w:tblW w:w="13485"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spacing w:after="200"/>
              <w:jc w:val="both"/>
              <w:rPr>
                <w:b w:val="0"/>
                <w:sz w:val="22"/>
                <w:szCs w:val="22"/>
              </w:rPr>
            </w:pPr>
            <w:r w:rsidRPr="006219F1">
              <w:rPr>
                <w:b w:val="0"/>
                <w:sz w:val="22"/>
                <w:szCs w:val="22"/>
              </w:rPr>
              <w:t xml:space="preserve">Realizar el mapa de distribución: la primera tarea que se debe realizar antes de empezar a construir las regatas es el desarrollo del mapa de distribución de los puntos eléctricos, el tablero de control para que desde aquí se pueda planear de forma estructurada el desarrollo de los caminos de las regatas, con el fin de evitar, en lo posible, que se crucen y evitar que, al instalar los tubos, estos se curven. Cuando hay situaciones en las cuales las instalaciones físicas obligan a curvarse, se puede hacer, pues la norma no </w:t>
            </w:r>
            <w:r w:rsidRPr="006219F1">
              <w:rPr>
                <w:b w:val="0"/>
                <w:sz w:val="22"/>
                <w:szCs w:val="22"/>
              </w:rPr>
              <w:t>lo prohíbe; sin embargo, como técnica, es mejor no hacerlo.</w:t>
            </w:r>
            <w:r w:rsidRPr="006219F1">
              <w:rPr>
                <w:b w:val="0"/>
                <w:sz w:val="22"/>
                <w:szCs w:val="22"/>
                <w:highlight w:val="white"/>
              </w:rPr>
              <w:t xml:space="preserve"> (Bernal-Zuluaga, M. J., y Jiménez-Mendoza,2012)</w:t>
            </w:r>
          </w:p>
          <w:p w:rsidR="004D6FF5" w:rsidRPr="006219F1">
            <w:pPr>
              <w:widowControl w:val="0"/>
              <w:rPr>
                <w:sz w:val="22"/>
                <w:szCs w:val="22"/>
              </w:rPr>
            </w:pPr>
          </w:p>
        </w:tc>
        <w:tc>
          <w:tcPr>
            <w:tcW w:w="3090"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Tablero de control eléctrico</w:t>
            </w:r>
          </w:p>
          <w:p w:rsidR="004D6FF5" w:rsidRPr="006219F1">
            <w:pPr>
              <w:widowControl w:val="0"/>
              <w:jc w:val="center"/>
              <w:rPr>
                <w:sz w:val="22"/>
                <w:szCs w:val="22"/>
              </w:rPr>
            </w:pPr>
            <w:sdt>
              <w:sdtPr>
                <w:tag w:val="goog_rdk_20"/>
                <w:id w:val="-1285185524"/>
                <w:richText/>
              </w:sdtPr>
              <w:sdtContent/>
            </w:sdt>
            <w:r w:rsidRPr="006219F1">
              <w:rPr>
                <w:noProof/>
              </w:rPr>
              <w:drawing>
                <wp:inline distT="114300" distB="114300" distL="114300" distR="114300">
                  <wp:extent cx="1620320" cy="1966913"/>
                  <wp:effectExtent l="0" t="0" r="0" b="0"/>
                  <wp:docPr id="523" name="image77.png"/>
                  <wp:cNvGraphicFramePr/>
                  <a:graphic xmlns:a="http://schemas.openxmlformats.org/drawingml/2006/main">
                    <a:graphicData uri="http://schemas.openxmlformats.org/drawingml/2006/picture">
                      <pic:pic xmlns:pic="http://schemas.openxmlformats.org/drawingml/2006/picture">
                        <pic:nvPicPr>
                          <pic:cNvPr id="0" name="image77.png"/>
                          <pic:cNvPicPr/>
                        </pic:nvPicPr>
                        <pic:blipFill>
                          <a:blip xmlns:r="http://schemas.openxmlformats.org/officeDocument/2006/relationships" r:embed="rId19"/>
                          <a:stretch>
                            <a:fillRect/>
                          </a:stretch>
                        </pic:blipFill>
                        <pic:spPr>
                          <a:xfrm>
                            <a:off x="0" y="0"/>
                            <a:ext cx="1620320" cy="1966913"/>
                          </a:xfrm>
                          <a:prstGeom prst="rect">
                            <a:avLst/>
                          </a:prstGeom>
                        </pic:spPr>
                      </pic:pic>
                    </a:graphicData>
                  </a:graphic>
                </wp:inline>
              </w:drawing>
            </w:r>
          </w:p>
          <w:p w:rsidR="004D6FF5" w:rsidRPr="006219F1">
            <w:pPr>
              <w:widowControl w:val="0"/>
              <w:rPr>
                <w:sz w:val="22"/>
                <w:szCs w:val="22"/>
              </w:rPr>
            </w:pPr>
            <w:r w:rsidRPr="006219F1">
              <w:rPr>
                <w:sz w:val="22"/>
                <w:szCs w:val="22"/>
              </w:rPr>
              <w:t>Imagen: 228116_i2</w:t>
            </w:r>
          </w:p>
        </w:tc>
      </w:tr>
      <w:tr>
        <w:tblPrEx>
          <w:tblW w:w="13485"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Instalación de la regata en la pared: lo primero que se debe establecer es cuántos tubos van a ser instalados sobre esa regata para poder determinar el tamaño; para esto los tubos deben quedar lineales, con una separación prudente y no deben colocarse superpuestos, pues esto impide las conexiones con las cajas o los contadores.</w:t>
            </w:r>
          </w:p>
          <w:p w:rsidR="004D6FF5">
            <w:pPr>
              <w:widowControl w:val="0"/>
              <w:rPr>
                <w:color w:val="999999"/>
                <w:sz w:val="22"/>
                <w:szCs w:val="22"/>
              </w:rPr>
            </w:pPr>
          </w:p>
        </w:tc>
        <w:tc>
          <w:tcPr>
            <w:tcW w:w="3090" w:type="dxa"/>
            <w:shd w:val="clear" w:color="auto" w:fill="auto"/>
            <w:tcMar>
              <w:top w:w="100" w:type="dxa"/>
              <w:left w:w="100" w:type="dxa"/>
              <w:bottom w:w="100" w:type="dxa"/>
              <w:right w:w="100" w:type="dxa"/>
            </w:tcMar>
          </w:tcPr>
          <w:p w:rsidR="004D6FF5">
            <w:pPr>
              <w:widowControl w:val="0"/>
              <w:rPr>
                <w:sz w:val="22"/>
                <w:szCs w:val="22"/>
              </w:rPr>
            </w:pPr>
            <w:r>
              <w:rPr>
                <w:sz w:val="22"/>
                <w:szCs w:val="22"/>
              </w:rPr>
              <w:t>Regata en la pared</w:t>
            </w:r>
          </w:p>
          <w:p w:rsidR="004D6FF5">
            <w:pPr>
              <w:widowControl w:val="0"/>
              <w:jc w:val="center"/>
              <w:rPr>
                <w:sz w:val="22"/>
                <w:szCs w:val="22"/>
              </w:rPr>
            </w:pPr>
            <w:sdt>
              <w:sdtPr>
                <w:tag w:val="goog_rdk_21"/>
                <w:id w:val="669374404"/>
                <w:richText/>
              </w:sdtPr>
              <w:sdtContent/>
            </w:sdt>
            <w:r>
              <w:rPr>
                <w:noProof/>
              </w:rPr>
              <w:drawing>
                <wp:inline distT="114300" distB="114300" distL="114300" distR="114300">
                  <wp:extent cx="1724978" cy="1293733"/>
                  <wp:effectExtent l="0" t="0" r="0" b="0"/>
                  <wp:docPr id="525" name="image83.png"/>
                  <wp:cNvGraphicFramePr/>
                  <a:graphic xmlns:a="http://schemas.openxmlformats.org/drawingml/2006/main">
                    <a:graphicData uri="http://schemas.openxmlformats.org/drawingml/2006/picture">
                      <pic:pic xmlns:pic="http://schemas.openxmlformats.org/drawingml/2006/picture">
                        <pic:nvPicPr>
                          <pic:cNvPr id="0" name="image83.png"/>
                          <pic:cNvPicPr/>
                        </pic:nvPicPr>
                        <pic:blipFill>
                          <a:blip xmlns:r="http://schemas.openxmlformats.org/officeDocument/2006/relationships" r:embed="rId20"/>
                          <a:stretch>
                            <a:fillRect/>
                          </a:stretch>
                        </pic:blipFill>
                        <pic:spPr>
                          <a:xfrm>
                            <a:off x="0" y="0"/>
                            <a:ext cx="1724978" cy="1293733"/>
                          </a:xfrm>
                          <a:prstGeom prst="rect">
                            <a:avLst/>
                          </a:prstGeom>
                        </pic:spPr>
                      </pic:pic>
                    </a:graphicData>
                  </a:graphic>
                </wp:inline>
              </w:drawing>
            </w:r>
          </w:p>
          <w:p w:rsidR="004D6FF5">
            <w:pPr>
              <w:widowControl w:val="0"/>
              <w:rPr>
                <w:sz w:val="22"/>
                <w:szCs w:val="22"/>
              </w:rPr>
            </w:pPr>
            <w:r>
              <w:rPr>
                <w:sz w:val="22"/>
                <w:szCs w:val="22"/>
              </w:rPr>
              <w:t>Imagen: 228116_i3</w:t>
            </w:r>
          </w:p>
        </w:tc>
      </w:tr>
      <w:tr>
        <w:tblPrEx>
          <w:tblW w:w="13485"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Instalación de la regata en piso: en esta se deben establecer como primera medida el número de tubos que se van a alojar en la regata para determinar el tamaño de esta, de tal forma que queden distantes entre ellos.</w:t>
            </w:r>
          </w:p>
        </w:tc>
        <w:tc>
          <w:tcPr>
            <w:tcW w:w="3090" w:type="dxa"/>
            <w:shd w:val="clear" w:color="auto" w:fill="auto"/>
            <w:tcMar>
              <w:top w:w="100" w:type="dxa"/>
              <w:left w:w="100" w:type="dxa"/>
              <w:bottom w:w="100" w:type="dxa"/>
              <w:right w:w="100" w:type="dxa"/>
            </w:tcMar>
          </w:tcPr>
          <w:p w:rsidR="004D6FF5">
            <w:pPr>
              <w:spacing w:line="276" w:lineRule="auto"/>
              <w:jc w:val="both"/>
              <w:rPr>
                <w:color w:val="666666"/>
                <w:sz w:val="22"/>
                <w:szCs w:val="22"/>
              </w:rPr>
            </w:pPr>
            <w:r>
              <w:rPr>
                <w:sz w:val="22"/>
                <w:szCs w:val="22"/>
              </w:rPr>
              <w:t>Regata en piso</w:t>
            </w:r>
          </w:p>
          <w:p w:rsidR="004D6FF5">
            <w:pPr>
              <w:widowControl w:val="0"/>
              <w:jc w:val="center"/>
              <w:rPr>
                <w:sz w:val="22"/>
                <w:szCs w:val="22"/>
              </w:rPr>
            </w:pPr>
            <w:sdt>
              <w:sdtPr>
                <w:tag w:val="goog_rdk_22"/>
                <w:id w:val="251796545"/>
                <w:richText/>
              </w:sdtPr>
              <w:sdtContent/>
            </w:sdt>
            <w:r>
              <w:rPr>
                <w:noProof/>
              </w:rPr>
              <w:drawing>
                <wp:inline distT="114300" distB="114300" distL="114300" distR="114300">
                  <wp:extent cx="1828800" cy="1371600"/>
                  <wp:effectExtent l="0" t="0" r="0" b="0"/>
                  <wp:docPr id="527" name="image80.png"/>
                  <wp:cNvGraphicFramePr/>
                  <a:graphic xmlns:a="http://schemas.openxmlformats.org/drawingml/2006/main">
                    <a:graphicData uri="http://schemas.openxmlformats.org/drawingml/2006/picture">
                      <pic:pic xmlns:pic="http://schemas.openxmlformats.org/drawingml/2006/picture">
                        <pic:nvPicPr>
                          <pic:cNvPr id="0" name="image80.png"/>
                          <pic:cNvPicPr/>
                        </pic:nvPicPr>
                        <pic:blipFill>
                          <a:blip xmlns:r="http://schemas.openxmlformats.org/officeDocument/2006/relationships" r:embed="rId21"/>
                          <a:stretch>
                            <a:fillRect/>
                          </a:stretch>
                        </pic:blipFill>
                        <pic:spPr>
                          <a:xfrm>
                            <a:off x="0" y="0"/>
                            <a:ext cx="1828800" cy="1371600"/>
                          </a:xfrm>
                          <a:prstGeom prst="rect">
                            <a:avLst/>
                          </a:prstGeom>
                        </pic:spPr>
                      </pic:pic>
                    </a:graphicData>
                  </a:graphic>
                </wp:inline>
              </w:drawing>
            </w:r>
          </w:p>
          <w:p w:rsidR="004D6FF5">
            <w:pPr>
              <w:widowControl w:val="0"/>
              <w:rPr>
                <w:sz w:val="22"/>
                <w:szCs w:val="22"/>
              </w:rPr>
            </w:pPr>
            <w:r>
              <w:rPr>
                <w:sz w:val="22"/>
                <w:szCs w:val="22"/>
              </w:rPr>
              <w:t>Imagen: 228116_i4</w:t>
            </w:r>
          </w:p>
        </w:tc>
      </w:tr>
      <w:tr>
        <w:tblPrEx>
          <w:tblW w:w="13485"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 xml:space="preserve">Unión o enlace de las tuberías: los enlaces o las uniones de los tubos deben hacerse con los codos respectivos, es obligatorio que en la regata que une un muro con el piso o un techo, se coloque un codo. </w:t>
            </w:r>
          </w:p>
        </w:tc>
        <w:tc>
          <w:tcPr>
            <w:tcW w:w="3090" w:type="dxa"/>
            <w:shd w:val="clear" w:color="auto" w:fill="auto"/>
            <w:tcMar>
              <w:top w:w="100" w:type="dxa"/>
              <w:left w:w="100" w:type="dxa"/>
              <w:bottom w:w="100" w:type="dxa"/>
              <w:right w:w="100" w:type="dxa"/>
            </w:tcMar>
          </w:tcPr>
          <w:p w:rsidR="004D6FF5">
            <w:pPr>
              <w:widowControl w:val="0"/>
              <w:rPr>
                <w:sz w:val="22"/>
                <w:szCs w:val="22"/>
              </w:rPr>
            </w:pPr>
            <w:r>
              <w:rPr>
                <w:sz w:val="22"/>
                <w:szCs w:val="22"/>
              </w:rPr>
              <w:t>Enlace de tuberías</w:t>
            </w:r>
          </w:p>
          <w:p w:rsidR="004D6FF5">
            <w:pPr>
              <w:widowControl w:val="0"/>
              <w:rPr>
                <w:sz w:val="22"/>
                <w:szCs w:val="22"/>
              </w:rPr>
            </w:pPr>
            <w:sdt>
              <w:sdtPr>
                <w:tag w:val="goog_rdk_23"/>
                <w:id w:val="-1689122536"/>
                <w:richText/>
              </w:sdtPr>
              <w:sdtContent/>
            </w:sdt>
            <w:r>
              <w:rPr>
                <w:noProof/>
              </w:rPr>
              <w:drawing>
                <wp:inline distT="114300" distB="114300" distL="114300" distR="114300">
                  <wp:extent cx="1828800" cy="749300"/>
                  <wp:effectExtent l="0" t="0" r="0" b="0"/>
                  <wp:docPr id="5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ic:nvPicPr>
                        <pic:blipFill>
                          <a:blip xmlns:r="http://schemas.openxmlformats.org/officeDocument/2006/relationships" r:embed="rId22"/>
                          <a:stretch>
                            <a:fillRect/>
                          </a:stretch>
                        </pic:blipFill>
                        <pic:spPr>
                          <a:xfrm>
                            <a:off x="0" y="0"/>
                            <a:ext cx="1828800" cy="749300"/>
                          </a:xfrm>
                          <a:prstGeom prst="rect">
                            <a:avLst/>
                          </a:prstGeom>
                        </pic:spPr>
                      </pic:pic>
                    </a:graphicData>
                  </a:graphic>
                </wp:inline>
              </w:drawing>
            </w:r>
          </w:p>
          <w:p w:rsidR="004D6FF5">
            <w:pPr>
              <w:widowControl w:val="0"/>
              <w:rPr>
                <w:sz w:val="22"/>
                <w:szCs w:val="22"/>
              </w:rPr>
            </w:pPr>
            <w:r>
              <w:rPr>
                <w:sz w:val="22"/>
                <w:szCs w:val="22"/>
              </w:rPr>
              <w:t>Imagen: 228116_i5</w:t>
            </w:r>
          </w:p>
        </w:tc>
      </w:tr>
      <w:tr>
        <w:tblPrEx>
          <w:tblW w:w="13485"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Conexión de las regatas a las cajas o tableros de control: en estos espacios se habilita la disposición para realizar la instalación de las cajas o los dispositivos de distribución que se van a utilizar.</w:t>
            </w:r>
          </w:p>
          <w:p w:rsidR="004D6FF5" w:rsidRPr="006219F1">
            <w:pPr>
              <w:spacing w:after="200" w:line="276" w:lineRule="auto"/>
              <w:jc w:val="both"/>
              <w:rPr>
                <w:sz w:val="22"/>
                <w:szCs w:val="22"/>
              </w:rPr>
            </w:pPr>
            <w:r w:rsidRPr="006219F1">
              <w:rPr>
                <w:b w:val="0"/>
                <w:sz w:val="22"/>
                <w:szCs w:val="22"/>
              </w:rPr>
              <w:t>Es obligatorio para mejorar la calidad de las instalaciones, y que en todas las uniones que se necesiten en el proceso, se utilicen los codos correspondientes para evitar dobleces en los tubos donde se van a alojar los cables eléctricos.</w:t>
            </w:r>
            <w:r w:rsidRPr="006219F1">
              <w:rPr>
                <w:sz w:val="22"/>
                <w:szCs w:val="22"/>
              </w:rPr>
              <w:t xml:space="preserve"> </w:t>
            </w:r>
          </w:p>
        </w:tc>
        <w:tc>
          <w:tcPr>
            <w:tcW w:w="3090" w:type="dxa"/>
            <w:shd w:val="clear" w:color="auto" w:fill="auto"/>
            <w:tcMar>
              <w:top w:w="100" w:type="dxa"/>
              <w:left w:w="100" w:type="dxa"/>
              <w:bottom w:w="100" w:type="dxa"/>
              <w:right w:w="100" w:type="dxa"/>
            </w:tcMar>
          </w:tcPr>
          <w:p w:rsidR="004D6FF5">
            <w:pPr>
              <w:widowControl w:val="0"/>
              <w:rPr>
                <w:sz w:val="22"/>
                <w:szCs w:val="22"/>
              </w:rPr>
            </w:pPr>
            <w:r>
              <w:rPr>
                <w:sz w:val="22"/>
                <w:szCs w:val="22"/>
              </w:rPr>
              <w:t>Conexión de regatas</w:t>
            </w:r>
          </w:p>
          <w:p w:rsidR="004D6FF5">
            <w:pPr>
              <w:widowControl w:val="0"/>
              <w:rPr>
                <w:sz w:val="22"/>
                <w:szCs w:val="22"/>
              </w:rPr>
            </w:pPr>
            <w:sdt>
              <w:sdtPr>
                <w:tag w:val="goog_rdk_24"/>
                <w:id w:val="1860692245"/>
                <w:richText/>
              </w:sdtPr>
              <w:sdtContent/>
            </w:sdt>
            <w:r>
              <w:rPr>
                <w:noProof/>
              </w:rPr>
              <w:drawing>
                <wp:inline distT="114300" distB="114300" distL="114300" distR="114300">
                  <wp:extent cx="1753553" cy="986373"/>
                  <wp:effectExtent l="0" t="0" r="0" b="0"/>
                  <wp:docPr id="530" name="image82.png"/>
                  <wp:cNvGraphicFramePr/>
                  <a:graphic xmlns:a="http://schemas.openxmlformats.org/drawingml/2006/main">
                    <a:graphicData uri="http://schemas.openxmlformats.org/drawingml/2006/picture">
                      <pic:pic xmlns:pic="http://schemas.openxmlformats.org/drawingml/2006/picture">
                        <pic:nvPicPr>
                          <pic:cNvPr id="0" name="image82.png"/>
                          <pic:cNvPicPr/>
                        </pic:nvPicPr>
                        <pic:blipFill>
                          <a:blip xmlns:r="http://schemas.openxmlformats.org/officeDocument/2006/relationships" r:embed="rId23"/>
                          <a:stretch>
                            <a:fillRect/>
                          </a:stretch>
                        </pic:blipFill>
                        <pic:spPr>
                          <a:xfrm>
                            <a:off x="0" y="0"/>
                            <a:ext cx="1753553" cy="986373"/>
                          </a:xfrm>
                          <a:prstGeom prst="rect">
                            <a:avLst/>
                          </a:prstGeom>
                        </pic:spPr>
                      </pic:pic>
                    </a:graphicData>
                  </a:graphic>
                </wp:inline>
              </w:drawing>
            </w:r>
          </w:p>
          <w:p w:rsidR="004D6FF5">
            <w:pPr>
              <w:widowControl w:val="0"/>
              <w:rPr>
                <w:sz w:val="22"/>
                <w:szCs w:val="22"/>
              </w:rPr>
            </w:pPr>
            <w:r>
              <w:rPr>
                <w:sz w:val="22"/>
                <w:szCs w:val="22"/>
              </w:rPr>
              <w:t>Imagen: 228116_i6</w:t>
            </w:r>
          </w:p>
        </w:tc>
      </w:tr>
    </w:tbl>
    <w:p w:rsidR="004D6FF5"/>
    <w:p w:rsidR="004D6FF5"/>
    <w:p w:rsidR="004D6FF5"/>
    <w:tbl>
      <w:tblPr>
        <w:tblStyle w:val="affff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pPr>
              <w:keepNext/>
              <w:keepLines/>
              <w:spacing w:before="400" w:after="120"/>
              <w:jc w:val="center"/>
              <w:rPr>
                <w:color w:val="FF0000"/>
                <w:sz w:val="22"/>
                <w:szCs w:val="22"/>
              </w:rPr>
            </w:pPr>
            <w:r>
              <w:rPr>
                <w:sz w:val="22"/>
                <w:szCs w:val="22"/>
              </w:rPr>
              <w:t xml:space="preserve">Cuadro de texto </w:t>
            </w:r>
          </w:p>
        </w:tc>
      </w:tr>
      <w:tr>
        <w:tblPrEx>
          <w:tblW w:w="13422" w:type="dxa"/>
          <w:tblInd w:w="-100" w:type="dxa"/>
          <w:tblLayout w:type="fixed"/>
          <w:tblLook w:val="0400"/>
        </w:tblPrEx>
        <w:tc>
          <w:tcPr>
            <w:tcW w:w="13422" w:type="dxa"/>
          </w:tcPr>
          <w:p w:rsidR="004D6FF5" w:rsidRPr="006219F1">
            <w:pPr>
              <w:spacing w:line="276" w:lineRule="auto"/>
              <w:jc w:val="both"/>
              <w:rPr>
                <w:b w:val="0"/>
                <w:sz w:val="22"/>
                <w:szCs w:val="22"/>
              </w:rPr>
            </w:pPr>
            <w:r w:rsidRPr="006219F1">
              <w:rPr>
                <w:b w:val="0"/>
                <w:sz w:val="22"/>
                <w:szCs w:val="22"/>
              </w:rPr>
              <w:t xml:space="preserve">Ahora, es momento de hablar sobre las técnicas y procedimientos para alambrar, empalmar, encintar y elaborar </w:t>
            </w:r>
            <w:r w:rsidRPr="006219F1">
              <w:rPr>
                <w:b w:val="0"/>
                <w:sz w:val="22"/>
                <w:szCs w:val="22"/>
              </w:rPr>
              <w:t>embornamientos</w:t>
            </w:r>
            <w:r w:rsidRPr="006219F1">
              <w:rPr>
                <w:b w:val="0"/>
                <w:sz w:val="22"/>
                <w:szCs w:val="22"/>
              </w:rPr>
              <w:t xml:space="preserve"> de instalaciones eléctricas.</w:t>
            </w:r>
          </w:p>
          <w:p w:rsidR="004D6FF5" w:rsidRPr="006219F1">
            <w:pPr>
              <w:spacing w:line="276" w:lineRule="auto"/>
              <w:jc w:val="both"/>
              <w:rPr>
                <w:sz w:val="22"/>
                <w:szCs w:val="22"/>
              </w:rPr>
            </w:pPr>
          </w:p>
        </w:tc>
      </w:tr>
    </w:tbl>
    <w:p w:rsidR="004D6FF5" w:rsidRPr="006219F1"/>
    <w:p w:rsidR="004D6FF5" w:rsidRPr="006219F1"/>
    <w:tbl>
      <w:tblPr>
        <w:tblStyle w:val="afffffffffe"/>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5"/>
        <w:gridCol w:w="6765"/>
        <w:gridCol w:w="4980"/>
      </w:tblGrid>
      <w:tr>
        <w:tblPrEx>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1665" w:type="dxa"/>
            <w:shd w:val="clear" w:color="auto" w:fill="C9DAF8"/>
            <w:tcMar>
              <w:top w:w="100" w:type="dxa"/>
              <w:left w:w="100" w:type="dxa"/>
              <w:bottom w:w="100" w:type="dxa"/>
              <w:right w:w="100" w:type="dxa"/>
            </w:tcMar>
          </w:tcPr>
          <w:p w:rsidR="004D6FF5" w:rsidRPr="006219F1">
            <w:pPr>
              <w:widowControl w:val="0"/>
              <w:jc w:val="center"/>
              <w:rPr>
                <w:sz w:val="22"/>
                <w:szCs w:val="22"/>
              </w:rPr>
            </w:pPr>
            <w:r w:rsidRPr="006219F1">
              <w:rPr>
                <w:sz w:val="22"/>
                <w:szCs w:val="22"/>
              </w:rPr>
              <w:t>Tipo de recurso</w:t>
            </w:r>
          </w:p>
        </w:tc>
        <w:tc>
          <w:tcPr>
            <w:tcW w:w="11745" w:type="dxa"/>
            <w:gridSpan w:val="2"/>
            <w:shd w:val="clear" w:color="auto" w:fill="C9DAF8"/>
            <w:tcMar>
              <w:top w:w="100" w:type="dxa"/>
              <w:left w:w="100" w:type="dxa"/>
              <w:bottom w:w="100" w:type="dxa"/>
              <w:right w:w="100" w:type="dxa"/>
            </w:tcMar>
          </w:tcPr>
          <w:p w:rsidR="004D6FF5" w:rsidRPr="006219F1">
            <w:pPr>
              <w:keepNext/>
              <w:keepLines/>
              <w:widowControl w:val="0"/>
              <w:spacing w:after="60"/>
              <w:jc w:val="center"/>
              <w:rPr>
                <w:sz w:val="22"/>
                <w:szCs w:val="22"/>
              </w:rPr>
            </w:pPr>
            <w:r w:rsidRPr="006219F1">
              <w:rPr>
                <w:sz w:val="22"/>
                <w:szCs w:val="22"/>
              </w:rPr>
              <w:t xml:space="preserve">Slider pasos </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Introducción</w:t>
            </w:r>
          </w:p>
        </w:tc>
        <w:tc>
          <w:tcPr>
            <w:tcW w:w="1174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 xml:space="preserve">Para realizar el alambrado de un circuito eléctrico, primero, se debe tener acceso a herramientas, materiales y equipos. Como parte de los elementos, se debe disponer de una sonda eléctrica, un dispositivo de medida como un metro, las instalaciones en donde se va a realizar el alambrado y los equipos de protección personal de los técnicos que van a realizar el proceso. </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Slide</w:t>
            </w:r>
            <w:r w:rsidRPr="006219F1">
              <w:rPr>
                <w:sz w:val="22"/>
                <w:szCs w:val="22"/>
              </w:rPr>
              <w:t xml:space="preserve"> 1</w:t>
            </w:r>
          </w:p>
        </w:tc>
        <w:tc>
          <w:tcPr>
            <w:tcW w:w="676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Se deben revisar las tuberías, verificar que no estén obstruidas para poder cablear. En el caso de estar taponadas se procede a realizar la limpieza de estas.</w:t>
            </w:r>
          </w:p>
          <w:p w:rsidR="004D6FF5" w:rsidRPr="006219F1">
            <w:pPr>
              <w:widowControl w:val="0"/>
              <w:jc w:val="both"/>
              <w:rPr>
                <w:sz w:val="22"/>
                <w:szCs w:val="22"/>
              </w:rPr>
            </w:pPr>
          </w:p>
        </w:tc>
        <w:tc>
          <w:tcPr>
            <w:tcW w:w="4980"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Tuberías</w:t>
            </w:r>
          </w:p>
          <w:p w:rsidR="004D6FF5" w:rsidRPr="006219F1">
            <w:pPr>
              <w:widowControl w:val="0"/>
              <w:jc w:val="center"/>
              <w:rPr>
                <w:sz w:val="22"/>
                <w:szCs w:val="22"/>
              </w:rPr>
            </w:pPr>
            <w:sdt>
              <w:sdtPr>
                <w:tag w:val="goog_rdk_25"/>
                <w:id w:val="743302642"/>
                <w:richText/>
              </w:sdtPr>
              <w:sdtContent/>
            </w:sdt>
            <w:r w:rsidRPr="006219F1">
              <w:rPr>
                <w:noProof/>
              </w:rPr>
              <w:drawing>
                <wp:inline distT="114300" distB="114300" distL="114300" distR="114300">
                  <wp:extent cx="2020253" cy="1350379"/>
                  <wp:effectExtent l="0" t="0" r="0" b="0"/>
                  <wp:docPr id="531" name="image75.png"/>
                  <wp:cNvGraphicFramePr/>
                  <a:graphic xmlns:a="http://schemas.openxmlformats.org/drawingml/2006/main">
                    <a:graphicData uri="http://schemas.openxmlformats.org/drawingml/2006/picture">
                      <pic:pic xmlns:pic="http://schemas.openxmlformats.org/drawingml/2006/picture">
                        <pic:nvPicPr>
                          <pic:cNvPr id="0" name="image75.png"/>
                          <pic:cNvPicPr/>
                        </pic:nvPicPr>
                        <pic:blipFill>
                          <a:blip xmlns:r="http://schemas.openxmlformats.org/officeDocument/2006/relationships" r:embed="rId24"/>
                          <a:stretch>
                            <a:fillRect/>
                          </a:stretch>
                        </pic:blipFill>
                        <pic:spPr>
                          <a:xfrm>
                            <a:off x="0" y="0"/>
                            <a:ext cx="2020253" cy="1350379"/>
                          </a:xfrm>
                          <a:prstGeom prst="rect">
                            <a:avLst/>
                          </a:prstGeom>
                        </pic:spPr>
                      </pic:pic>
                    </a:graphicData>
                  </a:graphic>
                </wp:inline>
              </w:drawing>
            </w:r>
          </w:p>
          <w:p w:rsidR="004D6FF5" w:rsidRPr="006219F1">
            <w:pPr>
              <w:widowControl w:val="0"/>
              <w:rPr>
                <w:sz w:val="22"/>
                <w:szCs w:val="22"/>
              </w:rPr>
            </w:pPr>
          </w:p>
          <w:p w:rsidR="004D6FF5" w:rsidRPr="006219F1">
            <w:pPr>
              <w:widowControl w:val="0"/>
              <w:rPr>
                <w:sz w:val="22"/>
                <w:szCs w:val="22"/>
              </w:rPr>
            </w:pPr>
            <w:r w:rsidRPr="006219F1">
              <w:rPr>
                <w:sz w:val="22"/>
                <w:szCs w:val="22"/>
              </w:rPr>
              <w:t>Imagen: 228116_i7</w:t>
            </w:r>
          </w:p>
          <w:p w:rsidR="004D6FF5" w:rsidRPr="006219F1">
            <w:pPr>
              <w:widowControl w:val="0"/>
              <w:rPr>
                <w:sz w:val="22"/>
                <w:szCs w:val="22"/>
              </w:rPr>
            </w:pP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pPr>
              <w:widowControl w:val="0"/>
              <w:rPr>
                <w:sz w:val="22"/>
                <w:szCs w:val="22"/>
              </w:rPr>
            </w:pPr>
            <w:r>
              <w:rPr>
                <w:sz w:val="22"/>
                <w:szCs w:val="22"/>
              </w:rPr>
              <w:t>Slide</w:t>
            </w:r>
            <w:r>
              <w:rPr>
                <w:sz w:val="22"/>
                <w:szCs w:val="22"/>
              </w:rPr>
              <w:t xml:space="preserve"> 2</w:t>
            </w:r>
          </w:p>
        </w:tc>
        <w:tc>
          <w:tcPr>
            <w:tcW w:w="676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Limpiar las cajas sacando el material de protección y las partes de mortero que hayan quedado, de tal forma que el espacio quede limpio y las entradas de los tubos también.</w:t>
            </w:r>
          </w:p>
          <w:p w:rsidR="004D6FF5">
            <w:pPr>
              <w:widowControl w:val="0"/>
              <w:jc w:val="both"/>
              <w:rPr>
                <w:color w:val="999999"/>
                <w:sz w:val="22"/>
                <w:szCs w:val="22"/>
              </w:rPr>
            </w:pPr>
          </w:p>
        </w:tc>
        <w:tc>
          <w:tcPr>
            <w:tcW w:w="4980" w:type="dxa"/>
            <w:shd w:val="clear" w:color="auto" w:fill="auto"/>
            <w:tcMar>
              <w:top w:w="100" w:type="dxa"/>
              <w:left w:w="100" w:type="dxa"/>
              <w:bottom w:w="100" w:type="dxa"/>
              <w:right w:w="100" w:type="dxa"/>
            </w:tcMar>
          </w:tcPr>
          <w:p w:rsidR="004D6FF5">
            <w:pPr>
              <w:widowControl w:val="0"/>
              <w:rPr>
                <w:sz w:val="22"/>
                <w:szCs w:val="22"/>
              </w:rPr>
            </w:pPr>
            <w:r>
              <w:rPr>
                <w:sz w:val="22"/>
                <w:szCs w:val="22"/>
              </w:rPr>
              <w:t>Cajas limpias</w:t>
            </w:r>
          </w:p>
          <w:p w:rsidR="004D6FF5">
            <w:pPr>
              <w:widowControl w:val="0"/>
              <w:jc w:val="center"/>
              <w:rPr>
                <w:sz w:val="22"/>
                <w:szCs w:val="22"/>
              </w:rPr>
            </w:pPr>
            <w:sdt>
              <w:sdtPr>
                <w:tag w:val="goog_rdk_26"/>
                <w:id w:val="-1622764499"/>
                <w:richText/>
              </w:sdtPr>
              <w:sdtContent/>
            </w:sdt>
            <w:r>
              <w:rPr>
                <w:noProof/>
              </w:rPr>
              <w:drawing>
                <wp:inline distT="114300" distB="114300" distL="114300" distR="114300">
                  <wp:extent cx="2304615" cy="1361163"/>
                  <wp:effectExtent l="0" t="0" r="0" b="0"/>
                  <wp:docPr id="532" name="image78.png"/>
                  <wp:cNvGraphicFramePr/>
                  <a:graphic xmlns:a="http://schemas.openxmlformats.org/drawingml/2006/main">
                    <a:graphicData uri="http://schemas.openxmlformats.org/drawingml/2006/picture">
                      <pic:pic xmlns:pic="http://schemas.openxmlformats.org/drawingml/2006/picture">
                        <pic:nvPicPr>
                          <pic:cNvPr id="0" name="image78.png"/>
                          <pic:cNvPicPr/>
                        </pic:nvPicPr>
                        <pic:blipFill>
                          <a:blip xmlns:r="http://schemas.openxmlformats.org/officeDocument/2006/relationships" r:embed="rId25"/>
                          <a:stretch>
                            <a:fillRect/>
                          </a:stretch>
                        </pic:blipFill>
                        <pic:spPr>
                          <a:xfrm>
                            <a:off x="0" y="0"/>
                            <a:ext cx="2304615" cy="1361163"/>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228116_i8</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pPr>
              <w:widowControl w:val="0"/>
              <w:rPr>
                <w:sz w:val="22"/>
                <w:szCs w:val="22"/>
              </w:rPr>
            </w:pPr>
            <w:r>
              <w:rPr>
                <w:sz w:val="22"/>
                <w:szCs w:val="22"/>
              </w:rPr>
              <w:t>Slide</w:t>
            </w:r>
            <w:r>
              <w:rPr>
                <w:sz w:val="22"/>
                <w:szCs w:val="22"/>
              </w:rPr>
              <w:t xml:space="preserve"> 3</w:t>
            </w:r>
          </w:p>
        </w:tc>
        <w:tc>
          <w:tcPr>
            <w:tcW w:w="6765" w:type="dxa"/>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Se introduce la sonda desde la punta inicial hasta la punta final.</w:t>
            </w:r>
          </w:p>
        </w:tc>
        <w:tc>
          <w:tcPr>
            <w:tcW w:w="4980" w:type="dxa"/>
            <w:shd w:val="clear" w:color="auto" w:fill="auto"/>
            <w:tcMar>
              <w:top w:w="100" w:type="dxa"/>
              <w:left w:w="100" w:type="dxa"/>
              <w:bottom w:w="100" w:type="dxa"/>
              <w:right w:w="100" w:type="dxa"/>
            </w:tcMar>
          </w:tcPr>
          <w:p w:rsidR="004D6FF5">
            <w:pPr>
              <w:widowControl w:val="0"/>
              <w:rPr>
                <w:sz w:val="22"/>
                <w:szCs w:val="22"/>
              </w:rPr>
            </w:pPr>
            <w:r>
              <w:rPr>
                <w:sz w:val="22"/>
                <w:szCs w:val="22"/>
              </w:rPr>
              <w:t>Sonda para limpiar</w:t>
            </w:r>
          </w:p>
          <w:p w:rsidR="004D6FF5">
            <w:pPr>
              <w:widowControl w:val="0"/>
              <w:rPr>
                <w:sz w:val="22"/>
                <w:szCs w:val="22"/>
              </w:rPr>
            </w:pPr>
          </w:p>
          <w:p w:rsidR="004D6FF5">
            <w:pPr>
              <w:widowControl w:val="0"/>
              <w:jc w:val="center"/>
              <w:rPr>
                <w:sz w:val="22"/>
                <w:szCs w:val="22"/>
              </w:rPr>
            </w:pPr>
            <w:sdt>
              <w:sdtPr>
                <w:tag w:val="goog_rdk_27"/>
                <w:id w:val="-1199859492"/>
                <w:richText/>
              </w:sdtPr>
              <w:sdtContent>
                <w:commentRangeStart w:id="12"/>
              </w:sdtContent>
            </w:sdt>
            <w:r>
              <w:rPr>
                <w:noProof/>
              </w:rPr>
              <w:drawing>
                <wp:inline distT="114300" distB="114300" distL="114300" distR="114300">
                  <wp:extent cx="1887166" cy="1385888"/>
                  <wp:effectExtent l="0" t="0" r="0" b="0"/>
                  <wp:docPr id="484" name="image52.png"/>
                  <wp:cNvGraphicFramePr/>
                  <a:graphic xmlns:a="http://schemas.openxmlformats.org/drawingml/2006/main">
                    <a:graphicData uri="http://schemas.openxmlformats.org/drawingml/2006/picture">
                      <pic:pic xmlns:pic="http://schemas.openxmlformats.org/drawingml/2006/picture">
                        <pic:nvPicPr>
                          <pic:cNvPr id="0" name="image52.png"/>
                          <pic:cNvPicPr/>
                        </pic:nvPicPr>
                        <pic:blipFill>
                          <a:blip xmlns:r="http://schemas.openxmlformats.org/officeDocument/2006/relationships" r:embed="rId26"/>
                          <a:stretch>
                            <a:fillRect/>
                          </a:stretch>
                        </pic:blipFill>
                        <pic:spPr>
                          <a:xfrm>
                            <a:off x="0" y="0"/>
                            <a:ext cx="1887166" cy="1385888"/>
                          </a:xfrm>
                          <a:prstGeom prst="rect">
                            <a:avLst/>
                          </a:prstGeom>
                        </pic:spPr>
                      </pic:pic>
                    </a:graphicData>
                  </a:graphic>
                </wp:inline>
              </w:drawing>
            </w:r>
            <w:commentRangeEnd w:id="12"/>
            <w:r>
              <w:commentReference w:id="12"/>
            </w:r>
          </w:p>
          <w:p w:rsidR="004D6FF5">
            <w:pPr>
              <w:widowControl w:val="0"/>
              <w:rPr>
                <w:sz w:val="22"/>
                <w:szCs w:val="22"/>
              </w:rPr>
            </w:pPr>
            <w:r>
              <w:rPr>
                <w:sz w:val="22"/>
                <w:szCs w:val="22"/>
              </w:rPr>
              <w:t>Imagen: 228116_i9</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pPr>
              <w:widowControl w:val="0"/>
              <w:rPr>
                <w:sz w:val="22"/>
                <w:szCs w:val="22"/>
              </w:rPr>
            </w:pPr>
            <w:r>
              <w:rPr>
                <w:sz w:val="22"/>
                <w:szCs w:val="22"/>
              </w:rPr>
              <w:t>Slide</w:t>
            </w:r>
            <w:r>
              <w:rPr>
                <w:sz w:val="22"/>
                <w:szCs w:val="22"/>
              </w:rPr>
              <w:t xml:space="preserve"> 4</w:t>
            </w:r>
          </w:p>
        </w:tc>
        <w:tc>
          <w:tcPr>
            <w:tcW w:w="6765" w:type="dxa"/>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Luego, se introduce un elemento de tela para secar el tubo por dentro en el caso de que haya humedad; si la hay esto se hace varias veces hasta que la humedad desaparezca.</w:t>
            </w:r>
          </w:p>
        </w:tc>
        <w:tc>
          <w:tcPr>
            <w:tcW w:w="4980" w:type="dxa"/>
            <w:shd w:val="clear" w:color="auto" w:fill="auto"/>
            <w:tcMar>
              <w:top w:w="100" w:type="dxa"/>
              <w:left w:w="100" w:type="dxa"/>
              <w:bottom w:w="100" w:type="dxa"/>
              <w:right w:w="100" w:type="dxa"/>
            </w:tcMar>
          </w:tcPr>
          <w:p w:rsidR="004D6FF5">
            <w:pPr>
              <w:widowControl w:val="0"/>
              <w:rPr>
                <w:sz w:val="22"/>
                <w:szCs w:val="22"/>
              </w:rPr>
            </w:pPr>
            <w:r>
              <w:rPr>
                <w:sz w:val="22"/>
                <w:szCs w:val="22"/>
              </w:rPr>
              <w:t>Limpieza de tuberías</w:t>
            </w:r>
          </w:p>
          <w:p w:rsidR="004D6FF5">
            <w:pPr>
              <w:widowControl w:val="0"/>
              <w:rPr>
                <w:color w:val="666666"/>
                <w:sz w:val="22"/>
                <w:szCs w:val="22"/>
              </w:rPr>
            </w:pPr>
          </w:p>
          <w:p w:rsidR="004D6FF5">
            <w:pPr>
              <w:widowControl w:val="0"/>
              <w:jc w:val="center"/>
              <w:rPr>
                <w:sz w:val="22"/>
                <w:szCs w:val="22"/>
              </w:rPr>
            </w:pPr>
            <w:sdt>
              <w:sdtPr>
                <w:tag w:val="goog_rdk_28"/>
                <w:id w:val="-1180504244"/>
                <w:richText/>
              </w:sdtPr>
              <w:sdtContent>
                <w:commentRangeStart w:id="13"/>
              </w:sdtContent>
            </w:sdt>
            <w:r>
              <w:rPr>
                <w:noProof/>
              </w:rPr>
              <w:drawing>
                <wp:inline distT="114300" distB="114300" distL="114300" distR="114300">
                  <wp:extent cx="2229803" cy="1254264"/>
                  <wp:effectExtent l="0" t="0" r="0" b="0"/>
                  <wp:docPr id="486" name="image36.png"/>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xmlns:r="http://schemas.openxmlformats.org/officeDocument/2006/relationships" r:embed="rId27"/>
                          <a:stretch>
                            <a:fillRect/>
                          </a:stretch>
                        </pic:blipFill>
                        <pic:spPr>
                          <a:xfrm>
                            <a:off x="0" y="0"/>
                            <a:ext cx="2229803" cy="1254264"/>
                          </a:xfrm>
                          <a:prstGeom prst="rect">
                            <a:avLst/>
                          </a:prstGeom>
                        </pic:spPr>
                      </pic:pic>
                    </a:graphicData>
                  </a:graphic>
                </wp:inline>
              </w:drawing>
            </w:r>
            <w:commentRangeEnd w:id="13"/>
            <w:r>
              <w:commentReference w:id="13"/>
            </w:r>
          </w:p>
          <w:p w:rsidR="004D6FF5">
            <w:pPr>
              <w:widowControl w:val="0"/>
              <w:rPr>
                <w:sz w:val="22"/>
                <w:szCs w:val="22"/>
              </w:rPr>
            </w:pPr>
            <w:r>
              <w:rPr>
                <w:sz w:val="22"/>
                <w:szCs w:val="22"/>
              </w:rPr>
              <w:t>Imagen: 228116_i10</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pPr>
              <w:widowControl w:val="0"/>
              <w:rPr>
                <w:sz w:val="22"/>
                <w:szCs w:val="22"/>
              </w:rPr>
            </w:pPr>
            <w:r>
              <w:rPr>
                <w:sz w:val="22"/>
                <w:szCs w:val="22"/>
              </w:rPr>
              <w:t>Slide</w:t>
            </w:r>
            <w:r>
              <w:rPr>
                <w:sz w:val="22"/>
                <w:szCs w:val="22"/>
              </w:rPr>
              <w:t xml:space="preserve"> 5</w:t>
            </w:r>
          </w:p>
        </w:tc>
        <w:tc>
          <w:tcPr>
            <w:tcW w:w="6765" w:type="dxa"/>
            <w:shd w:val="clear" w:color="auto" w:fill="auto"/>
            <w:tcMar>
              <w:top w:w="100" w:type="dxa"/>
              <w:left w:w="100" w:type="dxa"/>
              <w:bottom w:w="100" w:type="dxa"/>
              <w:right w:w="100" w:type="dxa"/>
            </w:tcMar>
          </w:tcPr>
          <w:p w:rsidR="004D6FF5">
            <w:pPr>
              <w:spacing w:line="276" w:lineRule="auto"/>
              <w:jc w:val="both"/>
              <w:rPr>
                <w:b w:val="0"/>
                <w:color w:val="999999"/>
                <w:sz w:val="22"/>
                <w:szCs w:val="22"/>
              </w:rPr>
            </w:pPr>
            <w:r>
              <w:rPr>
                <w:b w:val="0"/>
                <w:sz w:val="22"/>
                <w:szCs w:val="22"/>
              </w:rPr>
              <w:t xml:space="preserve">Se unen los cables a la sonda eléctrica, la cual se introduce primero y, luego, se pasan los cables a través del tubo. Se unta parafina a los conductores para que su travesía dentro del tubo sea más suave y no tengan resistencia. </w:t>
            </w:r>
          </w:p>
        </w:tc>
        <w:tc>
          <w:tcPr>
            <w:tcW w:w="4980" w:type="dxa"/>
            <w:shd w:val="clear" w:color="auto" w:fill="auto"/>
            <w:tcMar>
              <w:top w:w="100" w:type="dxa"/>
              <w:left w:w="100" w:type="dxa"/>
              <w:bottom w:w="100" w:type="dxa"/>
              <w:right w:w="100" w:type="dxa"/>
            </w:tcMar>
          </w:tcPr>
          <w:p w:rsidR="004D6FF5">
            <w:pPr>
              <w:widowControl w:val="0"/>
              <w:rPr>
                <w:sz w:val="22"/>
                <w:szCs w:val="22"/>
              </w:rPr>
            </w:pPr>
            <w:r>
              <w:rPr>
                <w:sz w:val="22"/>
                <w:szCs w:val="22"/>
              </w:rPr>
              <w:t>Sonda de tubería</w:t>
            </w:r>
          </w:p>
          <w:p w:rsidR="004D6FF5">
            <w:pPr>
              <w:widowControl w:val="0"/>
              <w:jc w:val="center"/>
              <w:rPr>
                <w:sz w:val="22"/>
                <w:szCs w:val="22"/>
              </w:rPr>
            </w:pPr>
            <w:sdt>
              <w:sdtPr>
                <w:tag w:val="goog_rdk_29"/>
                <w:id w:val="825865010"/>
                <w:richText/>
              </w:sdtPr>
              <w:sdtContent>
                <w:commentRangeStart w:id="14"/>
              </w:sdtContent>
            </w:sdt>
            <w:r>
              <w:rPr>
                <w:noProof/>
              </w:rPr>
              <w:drawing>
                <wp:inline distT="114300" distB="114300" distL="114300" distR="114300">
                  <wp:extent cx="1934528" cy="1444850"/>
                  <wp:effectExtent l="0" t="0" r="0" b="0"/>
                  <wp:docPr id="488" name="image32.png"/>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xmlns:r="http://schemas.openxmlformats.org/officeDocument/2006/relationships" r:embed="rId28"/>
                          <a:stretch>
                            <a:fillRect/>
                          </a:stretch>
                        </pic:blipFill>
                        <pic:spPr>
                          <a:xfrm>
                            <a:off x="0" y="0"/>
                            <a:ext cx="1934528" cy="1444850"/>
                          </a:xfrm>
                          <a:prstGeom prst="rect">
                            <a:avLst/>
                          </a:prstGeom>
                        </pic:spPr>
                      </pic:pic>
                    </a:graphicData>
                  </a:graphic>
                </wp:inline>
              </w:drawing>
            </w:r>
            <w:commentRangeEnd w:id="14"/>
            <w:r>
              <w:commentReference w:id="14"/>
            </w:r>
          </w:p>
          <w:p w:rsidR="004D6FF5">
            <w:pPr>
              <w:widowControl w:val="0"/>
              <w:rPr>
                <w:sz w:val="22"/>
                <w:szCs w:val="22"/>
              </w:rPr>
            </w:pPr>
          </w:p>
          <w:p w:rsidR="004D6FF5">
            <w:pPr>
              <w:widowControl w:val="0"/>
              <w:rPr>
                <w:sz w:val="22"/>
                <w:szCs w:val="22"/>
              </w:rPr>
            </w:pPr>
            <w:r>
              <w:rPr>
                <w:sz w:val="22"/>
                <w:szCs w:val="22"/>
              </w:rPr>
              <w:t>Imagen: 228116_i11</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Slide</w:t>
            </w:r>
            <w:r w:rsidRPr="006219F1">
              <w:rPr>
                <w:sz w:val="22"/>
                <w:szCs w:val="22"/>
              </w:rPr>
              <w:t xml:space="preserve"> 7</w:t>
            </w:r>
          </w:p>
        </w:tc>
        <w:tc>
          <w:tcPr>
            <w:tcW w:w="676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Se debe dejar en cada extremo de los conductores, aproximadamente 15 m por fuera de la caja.</w:t>
            </w:r>
          </w:p>
          <w:p w:rsidR="004D6FF5" w:rsidRPr="006219F1">
            <w:pPr>
              <w:spacing w:after="200" w:line="276" w:lineRule="auto"/>
              <w:jc w:val="both"/>
              <w:rPr>
                <w:sz w:val="22"/>
                <w:szCs w:val="22"/>
              </w:rPr>
            </w:pPr>
            <w:r w:rsidRPr="006219F1">
              <w:rPr>
                <w:b w:val="0"/>
                <w:sz w:val="22"/>
                <w:szCs w:val="22"/>
              </w:rPr>
              <w:t>Validar los valores de los aislamientos de cada uno de los conductores con el equipo correspondiente.</w:t>
            </w:r>
          </w:p>
        </w:tc>
        <w:tc>
          <w:tcPr>
            <w:tcW w:w="4980"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Sonda</w:t>
            </w:r>
          </w:p>
          <w:p w:rsidR="004D6FF5" w:rsidRPr="006219F1">
            <w:pPr>
              <w:widowControl w:val="0"/>
              <w:jc w:val="center"/>
              <w:rPr>
                <w:sz w:val="22"/>
                <w:szCs w:val="22"/>
              </w:rPr>
            </w:pPr>
            <w:sdt>
              <w:sdtPr>
                <w:tag w:val="goog_rdk_30"/>
                <w:id w:val="1530838797"/>
                <w:richText/>
              </w:sdtPr>
              <w:sdtContent/>
            </w:sdt>
            <w:r w:rsidRPr="006219F1">
              <w:rPr>
                <w:noProof/>
              </w:rPr>
              <w:drawing>
                <wp:inline distT="114300" distB="114300" distL="114300" distR="114300">
                  <wp:extent cx="1777365" cy="1456572"/>
                  <wp:effectExtent l="0" t="0" r="0" b="0"/>
                  <wp:docPr id="4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ic:nvPicPr>
                        <pic:blipFill>
                          <a:blip xmlns:r="http://schemas.openxmlformats.org/officeDocument/2006/relationships" r:embed="rId29"/>
                          <a:stretch>
                            <a:fillRect/>
                          </a:stretch>
                        </pic:blipFill>
                        <pic:spPr>
                          <a:xfrm>
                            <a:off x="0" y="0"/>
                            <a:ext cx="1777365" cy="1456572"/>
                          </a:xfrm>
                          <a:prstGeom prst="rect">
                            <a:avLst/>
                          </a:prstGeom>
                        </pic:spPr>
                      </pic:pic>
                    </a:graphicData>
                  </a:graphic>
                </wp:inline>
              </w:drawing>
            </w:r>
          </w:p>
          <w:p w:rsidR="004D6FF5" w:rsidRPr="006219F1">
            <w:pPr>
              <w:widowControl w:val="0"/>
              <w:rPr>
                <w:sz w:val="22"/>
                <w:szCs w:val="22"/>
              </w:rPr>
            </w:pPr>
            <w:r w:rsidRPr="006219F1">
              <w:rPr>
                <w:sz w:val="22"/>
                <w:szCs w:val="22"/>
              </w:rPr>
              <w:t>Imagen: 228116_i12</w:t>
            </w:r>
          </w:p>
        </w:tc>
      </w:tr>
    </w:tbl>
    <w:p w:rsidR="004D6FF5" w:rsidRPr="006219F1">
      <w:pPr>
        <w:jc w:val="both"/>
        <w:rPr>
          <w:b/>
        </w:rPr>
      </w:pPr>
    </w:p>
    <w:p w:rsidR="004D6FF5" w:rsidRPr="006219F1">
      <w:pPr>
        <w:jc w:val="both"/>
        <w:rPr>
          <w:b/>
        </w:rPr>
      </w:pPr>
      <w:r w:rsidRPr="006219F1">
        <w:rPr>
          <w:b/>
        </w:rPr>
        <w:t xml:space="preserve">Técnicas de empalme, encintados y elaboración de </w:t>
      </w:r>
      <w:r w:rsidRPr="006219F1">
        <w:rPr>
          <w:b/>
        </w:rPr>
        <w:t>embornamientos</w:t>
      </w:r>
    </w:p>
    <w:p w:rsidR="004D6FF5" w:rsidRPr="006219F1">
      <w:pPr>
        <w:ind w:left="426"/>
        <w:jc w:val="both"/>
        <w:rPr>
          <w:b/>
        </w:rPr>
      </w:pPr>
    </w:p>
    <w:tbl>
      <w:tblPr>
        <w:tblStyle w:val="affffffffff"/>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blHeader/>
        </w:trPr>
        <w:tc>
          <w:tcPr>
            <w:tcW w:w="13422" w:type="dxa"/>
            <w:shd w:val="clear" w:color="auto" w:fill="8DB3E2"/>
          </w:tcPr>
          <w:p w:rsidR="004D6FF5" w:rsidRPr="006219F1">
            <w:pPr>
              <w:keepNext/>
              <w:keepLines/>
              <w:spacing w:before="400" w:after="120"/>
              <w:jc w:val="center"/>
              <w:rPr>
                <w:sz w:val="22"/>
                <w:szCs w:val="22"/>
              </w:rPr>
            </w:pPr>
            <w:r w:rsidRPr="006219F1">
              <w:rPr>
                <w:sz w:val="22"/>
                <w:szCs w:val="22"/>
              </w:rPr>
              <w:t>Cuadro de texto</w:t>
            </w:r>
          </w:p>
        </w:tc>
      </w:tr>
      <w:tr>
        <w:tblPrEx>
          <w:tblW w:w="13422" w:type="dxa"/>
          <w:tblInd w:w="-100" w:type="dxa"/>
          <w:tblLayout w:type="fixed"/>
          <w:tblLook w:val="0400"/>
        </w:tblPrEx>
        <w:tc>
          <w:tcPr>
            <w:tcW w:w="13422" w:type="dxa"/>
          </w:tcPr>
          <w:p w:rsidR="004D6FF5" w:rsidRPr="006219F1">
            <w:pPr>
              <w:spacing w:line="276" w:lineRule="auto"/>
              <w:jc w:val="both"/>
              <w:rPr>
                <w:b w:val="0"/>
                <w:sz w:val="22"/>
                <w:szCs w:val="22"/>
              </w:rPr>
            </w:pPr>
            <w:r w:rsidRPr="006219F1">
              <w:rPr>
                <w:b w:val="0"/>
                <w:sz w:val="22"/>
                <w:szCs w:val="22"/>
              </w:rPr>
              <w:t xml:space="preserve">Se debe entender la importancia de los empalmes en las uniones de los cables eléctricos, estos </w:t>
            </w:r>
            <w:r w:rsidRPr="006219F1">
              <w:rPr>
                <w:b w:val="0"/>
                <w:sz w:val="22"/>
                <w:szCs w:val="22"/>
                <w:highlight w:val="white"/>
              </w:rPr>
              <w:t>son quizás, </w:t>
            </w:r>
            <w:r w:rsidRPr="006219F1">
              <w:rPr>
                <w:b w:val="0"/>
                <w:sz w:val="22"/>
                <w:szCs w:val="22"/>
              </w:rPr>
              <w:t>uno</w:t>
            </w:r>
            <w:r w:rsidRPr="006219F1">
              <w:rPr>
                <w:b w:val="0"/>
                <w:sz w:val="22"/>
                <w:szCs w:val="22"/>
                <w:highlight w:val="white"/>
              </w:rPr>
              <w:t> de los factores que más influyen </w:t>
            </w:r>
            <w:r w:rsidRPr="006219F1">
              <w:rPr>
                <w:b w:val="0"/>
                <w:sz w:val="22"/>
                <w:szCs w:val="22"/>
              </w:rPr>
              <w:t>en</w:t>
            </w:r>
            <w:r w:rsidRPr="006219F1">
              <w:rPr>
                <w:b w:val="0"/>
                <w:sz w:val="22"/>
                <w:szCs w:val="22"/>
                <w:highlight w:val="white"/>
              </w:rPr>
              <w:t> el </w:t>
            </w:r>
            <w:r w:rsidRPr="006219F1">
              <w:rPr>
                <w:b w:val="0"/>
                <w:sz w:val="22"/>
                <w:szCs w:val="22"/>
              </w:rPr>
              <w:t>buen</w:t>
            </w:r>
            <w:r w:rsidRPr="006219F1">
              <w:rPr>
                <w:b w:val="0"/>
                <w:sz w:val="22"/>
                <w:szCs w:val="22"/>
                <w:highlight w:val="white"/>
              </w:rPr>
              <w:t> funcionamiento de una instalación </w:t>
            </w:r>
            <w:r w:rsidRPr="006219F1">
              <w:rPr>
                <w:b w:val="0"/>
                <w:sz w:val="22"/>
                <w:szCs w:val="22"/>
              </w:rPr>
              <w:t>eléctrica (considerar la correcta conexión).</w:t>
            </w:r>
            <w:r w:rsidRPr="006219F1">
              <w:rPr>
                <w:b w:val="0"/>
                <w:sz w:val="22"/>
                <w:szCs w:val="22"/>
                <w:highlight w:val="white"/>
              </w:rPr>
              <w:t> Dependiendo </w:t>
            </w:r>
            <w:r w:rsidRPr="006219F1">
              <w:rPr>
                <w:b w:val="0"/>
                <w:sz w:val="22"/>
                <w:szCs w:val="22"/>
              </w:rPr>
              <w:t>de</w:t>
            </w:r>
            <w:r w:rsidRPr="006219F1">
              <w:rPr>
                <w:b w:val="0"/>
                <w:sz w:val="22"/>
                <w:szCs w:val="22"/>
                <w:highlight w:val="white"/>
              </w:rPr>
              <w:t> la situación </w:t>
            </w:r>
            <w:r w:rsidRPr="006219F1">
              <w:rPr>
                <w:b w:val="0"/>
                <w:sz w:val="22"/>
                <w:szCs w:val="22"/>
              </w:rPr>
              <w:t>de instalación y de cómo se coloque el cable de alimentación, se debe realizar</w:t>
            </w:r>
            <w:r w:rsidRPr="006219F1">
              <w:rPr>
                <w:b w:val="0"/>
                <w:sz w:val="22"/>
                <w:szCs w:val="22"/>
                <w:highlight w:val="white"/>
              </w:rPr>
              <w:t> la </w:t>
            </w:r>
            <w:r w:rsidRPr="006219F1">
              <w:rPr>
                <w:b w:val="0"/>
                <w:sz w:val="22"/>
                <w:szCs w:val="22"/>
              </w:rPr>
              <w:t>conexión ideal. Entre los empalmes que se pueden realizar se encuentran los siguientes:</w:t>
            </w:r>
          </w:p>
        </w:tc>
      </w:tr>
    </w:tbl>
    <w:p w:rsidR="004D6FF5"/>
    <w:p w:rsidR="004D6FF5">
      <w:pPr>
        <w:jc w:val="both"/>
      </w:pPr>
    </w:p>
    <w:p w:rsidR="004D6FF5">
      <w:pPr>
        <w:jc w:val="both"/>
        <w:rPr>
          <w:b/>
        </w:rPr>
      </w:pPr>
      <w:r>
        <w:rPr>
          <w:b/>
        </w:rPr>
        <w:t>Empalme cola de rata</w:t>
      </w:r>
    </w:p>
    <w:p w:rsidR="004D6FF5">
      <w:pPr>
        <w:jc w:val="both"/>
        <w:rPr>
          <w:b/>
        </w:rPr>
      </w:pPr>
    </w:p>
    <w:tbl>
      <w:tblPr>
        <w:tblStyle w:val="affffff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32"/>
        <w:gridCol w:w="11980"/>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730"/>
        </w:trPr>
        <w:tc>
          <w:tcPr>
            <w:tcW w:w="1432" w:type="dxa"/>
            <w:shd w:val="clear" w:color="auto" w:fill="C9DAF8"/>
            <w:tcMar>
              <w:top w:w="100" w:type="dxa"/>
              <w:left w:w="100" w:type="dxa"/>
              <w:bottom w:w="100" w:type="dxa"/>
              <w:right w:w="100" w:type="dxa"/>
            </w:tcMar>
          </w:tcPr>
          <w:p w:rsidR="004D6FF5">
            <w:pPr>
              <w:widowControl w:val="0"/>
              <w:rPr>
                <w:sz w:val="22"/>
                <w:szCs w:val="22"/>
              </w:rPr>
            </w:pPr>
            <w:r>
              <w:rPr>
                <w:sz w:val="22"/>
                <w:szCs w:val="22"/>
              </w:rPr>
              <w:t>Tipo de recurso</w:t>
            </w:r>
          </w:p>
        </w:tc>
        <w:tc>
          <w:tcPr>
            <w:tcW w:w="11980" w:type="dxa"/>
            <w:shd w:val="clear" w:color="auto" w:fill="C9DAF8"/>
            <w:tcMar>
              <w:top w:w="100" w:type="dxa"/>
              <w:left w:w="100" w:type="dxa"/>
              <w:bottom w:w="100" w:type="dxa"/>
              <w:right w:w="100" w:type="dxa"/>
            </w:tcMar>
          </w:tcPr>
          <w:p w:rsidR="004D6FF5">
            <w:pPr>
              <w:keepNext/>
              <w:keepLines/>
              <w:spacing w:after="60"/>
              <w:jc w:val="center"/>
              <w:rPr>
                <w:sz w:val="22"/>
                <w:szCs w:val="22"/>
              </w:rPr>
            </w:pPr>
            <w:bookmarkStart w:id="15" w:name="_heading=h.17dp8vu" w:colFirst="0" w:colLast="0"/>
            <w:bookmarkEnd w:id="15"/>
            <w:r>
              <w:rPr>
                <w:sz w:val="22"/>
                <w:szCs w:val="22"/>
              </w:rPr>
              <w:t>Cajón de texto de color</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rsidRPr="002310D2">
            <w:pPr>
              <w:shd w:val="clear" w:color="auto" w:fill="FFFFFF"/>
              <w:spacing w:after="188"/>
              <w:jc w:val="both"/>
              <w:rPr>
                <w:b w:val="0"/>
                <w:sz w:val="22"/>
                <w:szCs w:val="22"/>
              </w:rPr>
            </w:pPr>
            <w:r w:rsidRPr="002310D2">
              <w:rPr>
                <w:b w:val="0"/>
                <w:sz w:val="22"/>
                <w:szCs w:val="22"/>
                <w:highlight w:val="white"/>
              </w:rPr>
              <w:t>Este tipo de </w:t>
            </w:r>
            <w:r w:rsidRPr="002310D2">
              <w:rPr>
                <w:b w:val="0"/>
                <w:sz w:val="22"/>
                <w:szCs w:val="22"/>
              </w:rPr>
              <w:t>conexión</w:t>
            </w:r>
            <w:r w:rsidRPr="002310D2">
              <w:rPr>
                <w:b w:val="0"/>
                <w:sz w:val="22"/>
                <w:szCs w:val="22"/>
                <w:highlight w:val="white"/>
              </w:rPr>
              <w:t> se </w:t>
            </w:r>
            <w:r w:rsidRPr="002310D2">
              <w:rPr>
                <w:b w:val="0"/>
                <w:sz w:val="22"/>
                <w:szCs w:val="22"/>
              </w:rPr>
              <w:t>utiliza</w:t>
            </w:r>
            <w:r w:rsidRPr="002310D2">
              <w:rPr>
                <w:b w:val="0"/>
                <w:sz w:val="22"/>
                <w:szCs w:val="22"/>
                <w:highlight w:val="white"/>
              </w:rPr>
              <w:t> cuando </w:t>
            </w:r>
            <w:r w:rsidRPr="002310D2">
              <w:rPr>
                <w:b w:val="0"/>
                <w:sz w:val="22"/>
                <w:szCs w:val="22"/>
              </w:rPr>
              <w:t>el cable</w:t>
            </w:r>
            <w:r w:rsidRPr="002310D2">
              <w:rPr>
                <w:b w:val="0"/>
                <w:sz w:val="22"/>
                <w:szCs w:val="22"/>
                <w:highlight w:val="white"/>
              </w:rPr>
              <w:t> no </w:t>
            </w:r>
            <w:r w:rsidRPr="002310D2">
              <w:rPr>
                <w:b w:val="0"/>
                <w:sz w:val="22"/>
                <w:szCs w:val="22"/>
              </w:rPr>
              <w:t>está sujeto</w:t>
            </w:r>
            <w:r w:rsidRPr="002310D2">
              <w:rPr>
                <w:b w:val="0"/>
                <w:sz w:val="22"/>
                <w:szCs w:val="22"/>
                <w:highlight w:val="white"/>
              </w:rPr>
              <w:t> a </w:t>
            </w:r>
            <w:r w:rsidRPr="002310D2">
              <w:rPr>
                <w:b w:val="0"/>
                <w:sz w:val="22"/>
                <w:szCs w:val="22"/>
              </w:rPr>
              <w:t>grandes</w:t>
            </w:r>
            <w:r w:rsidRPr="002310D2">
              <w:rPr>
                <w:b w:val="0"/>
                <w:sz w:val="22"/>
                <w:szCs w:val="22"/>
                <w:highlight w:val="white"/>
              </w:rPr>
              <w:t> esfuerzos de </w:t>
            </w:r>
            <w:r w:rsidRPr="002310D2">
              <w:rPr>
                <w:b w:val="0"/>
                <w:sz w:val="22"/>
                <w:szCs w:val="22"/>
              </w:rPr>
              <w:t>tracción.</w:t>
            </w:r>
            <w:r w:rsidRPr="002310D2">
              <w:rPr>
                <w:b w:val="0"/>
                <w:sz w:val="22"/>
                <w:szCs w:val="22"/>
                <w:highlight w:val="white"/>
              </w:rPr>
              <w:t> Se utiliza para </w:t>
            </w:r>
            <w:r w:rsidRPr="002310D2">
              <w:rPr>
                <w:b w:val="0"/>
                <w:sz w:val="22"/>
                <w:szCs w:val="22"/>
              </w:rPr>
              <w:t>conectar</w:t>
            </w:r>
            <w:r w:rsidRPr="002310D2">
              <w:rPr>
                <w:b w:val="0"/>
                <w:sz w:val="22"/>
                <w:szCs w:val="22"/>
                <w:highlight w:val="white"/>
              </w:rPr>
              <w:t> cables en cajas de </w:t>
            </w:r>
            <w:r w:rsidRPr="002310D2">
              <w:rPr>
                <w:b w:val="0"/>
                <w:sz w:val="22"/>
                <w:szCs w:val="22"/>
              </w:rPr>
              <w:t>derivación, tanto</w:t>
            </w:r>
            <w:r w:rsidRPr="002310D2">
              <w:rPr>
                <w:b w:val="0"/>
                <w:sz w:val="22"/>
                <w:szCs w:val="22"/>
                <w:highlight w:val="white"/>
              </w:rPr>
              <w:t> de </w:t>
            </w:r>
            <w:r w:rsidRPr="002310D2">
              <w:rPr>
                <w:b w:val="0"/>
                <w:sz w:val="22"/>
                <w:szCs w:val="22"/>
              </w:rPr>
              <w:t>tomas como de</w:t>
            </w:r>
            <w:r w:rsidRPr="002310D2">
              <w:rPr>
                <w:b w:val="0"/>
                <w:sz w:val="22"/>
                <w:szCs w:val="22"/>
                <w:highlight w:val="white"/>
              </w:rPr>
              <w:t> interruptores. En este tipo de </w:t>
            </w:r>
            <w:r w:rsidRPr="002310D2">
              <w:rPr>
                <w:b w:val="0"/>
                <w:sz w:val="22"/>
                <w:szCs w:val="22"/>
              </w:rPr>
              <w:t>conexión, la cinta se</w:t>
            </w:r>
            <w:r w:rsidRPr="002310D2">
              <w:rPr>
                <w:b w:val="0"/>
                <w:sz w:val="22"/>
                <w:szCs w:val="22"/>
                <w:highlight w:val="white"/>
              </w:rPr>
              <w:t> puede </w:t>
            </w:r>
            <w:r w:rsidRPr="002310D2">
              <w:rPr>
                <w:b w:val="0"/>
                <w:sz w:val="22"/>
                <w:szCs w:val="22"/>
              </w:rPr>
              <w:t>sustituir</w:t>
            </w:r>
            <w:r w:rsidRPr="002310D2">
              <w:rPr>
                <w:b w:val="0"/>
                <w:sz w:val="22"/>
                <w:szCs w:val="22"/>
                <w:highlight w:val="white"/>
              </w:rPr>
              <w:t> por un </w:t>
            </w:r>
            <w:r w:rsidRPr="002310D2">
              <w:rPr>
                <w:b w:val="0"/>
                <w:sz w:val="22"/>
                <w:szCs w:val="22"/>
              </w:rPr>
              <w:t>enchufe.</w:t>
            </w:r>
          </w:p>
          <w:p w:rsidR="004D6FF5" w:rsidRPr="002310D2">
            <w:pPr>
              <w:spacing w:line="276" w:lineRule="auto"/>
              <w:jc w:val="both"/>
              <w:rPr>
                <w:sz w:val="22"/>
                <w:szCs w:val="22"/>
              </w:rPr>
            </w:pPr>
            <w:r w:rsidRPr="002310D2">
              <w:rPr>
                <w:sz w:val="22"/>
                <w:szCs w:val="22"/>
              </w:rPr>
              <w:t>Figura 1</w:t>
            </w:r>
          </w:p>
          <w:p w:rsidR="004D6FF5" w:rsidRPr="002310D2">
            <w:pPr>
              <w:spacing w:line="276" w:lineRule="auto"/>
              <w:jc w:val="both"/>
              <w:rPr>
                <w:b w:val="0"/>
                <w:i/>
                <w:sz w:val="22"/>
                <w:szCs w:val="22"/>
              </w:rPr>
            </w:pPr>
            <w:r w:rsidRPr="002310D2">
              <w:rPr>
                <w:b w:val="0"/>
                <w:i/>
                <w:sz w:val="22"/>
                <w:szCs w:val="22"/>
              </w:rPr>
              <w:t>Empalme cola de rata</w:t>
            </w:r>
          </w:p>
          <w:p w:rsidR="004D6FF5" w:rsidRPr="002310D2">
            <w:pPr>
              <w:spacing w:line="276" w:lineRule="auto"/>
              <w:jc w:val="center"/>
              <w:rPr>
                <w:sz w:val="22"/>
                <w:szCs w:val="22"/>
              </w:rPr>
            </w:pPr>
            <w:r w:rsidRPr="002310D2">
              <w:rPr>
                <w:noProof/>
              </w:rPr>
              <w:drawing>
                <wp:inline distT="0" distB="0" distL="0" distR="0">
                  <wp:extent cx="5410200" cy="1743075"/>
                  <wp:effectExtent l="0" t="0" r="0" b="0"/>
                  <wp:docPr id="492" name="image47.png"/>
                  <wp:cNvGraphicFramePr/>
                  <a:graphic xmlns:a="http://schemas.openxmlformats.org/drawingml/2006/main">
                    <a:graphicData uri="http://schemas.openxmlformats.org/drawingml/2006/picture">
                      <pic:pic xmlns:pic="http://schemas.openxmlformats.org/drawingml/2006/picture">
                        <pic:nvPicPr>
                          <pic:cNvPr id="0" name="image47.png"/>
                          <pic:cNvPicPr/>
                        </pic:nvPicPr>
                        <pic:blipFill>
                          <a:blip xmlns:r="http://schemas.openxmlformats.org/officeDocument/2006/relationships" r:embed="rId30"/>
                          <a:stretch>
                            <a:fillRect/>
                          </a:stretch>
                        </pic:blipFill>
                        <pic:spPr>
                          <a:xfrm>
                            <a:off x="0" y="0"/>
                            <a:ext cx="5410200" cy="1743075"/>
                          </a:xfrm>
                          <a:prstGeom prst="rect">
                            <a:avLst/>
                          </a:prstGeom>
                        </pic:spPr>
                      </pic:pic>
                    </a:graphicData>
                  </a:graphic>
                </wp:inline>
              </w:drawing>
            </w:r>
          </w:p>
          <w:p w:rsidR="004D6FF5" w:rsidRPr="002310D2">
            <w:pPr>
              <w:spacing w:line="276" w:lineRule="auto"/>
              <w:jc w:val="both"/>
              <w:rPr>
                <w:sz w:val="22"/>
                <w:szCs w:val="22"/>
              </w:rPr>
            </w:pPr>
            <w:r w:rsidRPr="002310D2">
              <w:rPr>
                <w:i/>
                <w:sz w:val="22"/>
                <w:szCs w:val="22"/>
              </w:rPr>
              <w:t xml:space="preserve">Nota. </w:t>
            </w:r>
            <w:r w:rsidRPr="002310D2">
              <w:rPr>
                <w:b w:val="0"/>
                <w:sz w:val="22"/>
                <w:szCs w:val="22"/>
              </w:rPr>
              <w:t>Faradayos</w:t>
            </w:r>
            <w:r w:rsidRPr="002310D2">
              <w:rPr>
                <w:b w:val="0"/>
                <w:sz w:val="22"/>
                <w:szCs w:val="22"/>
              </w:rPr>
              <w:t xml:space="preserve"> (2015). Tipos de empalmes eléctricos y pasos para realizarlos [Blog]. </w:t>
            </w:r>
            <w:r>
              <w:fldChar w:fldCharType="begin"/>
            </w:r>
            <w:r>
              <w:instrText xml:space="preserve"> HYPERLINK "https://www.faradayos.info/2013/12/empalmes-cables-electricos-derivacion-cola-rata-prolongacion.html" </w:instrText>
            </w:r>
            <w:r>
              <w:fldChar w:fldCharType="separate"/>
            </w:r>
            <w:r w:rsidRPr="002310D2">
              <w:rPr>
                <w:u w:val="single"/>
              </w:rPr>
              <w:t>https://www.faradayos.info/2013/12/empalmes-cables-electricos-derivacion-cola-rata-prolongacion.html</w:t>
            </w:r>
            <w:r>
              <w:fldChar w:fldCharType="end"/>
            </w:r>
          </w:p>
        </w:tc>
      </w:tr>
    </w:tbl>
    <w:p w:rsidR="004D6FF5">
      <w:pPr>
        <w:rPr>
          <w:color w:val="434343"/>
        </w:rPr>
      </w:pPr>
    </w:p>
    <w:p w:rsidR="004D6FF5">
      <w:pPr>
        <w:keepNext/>
        <w:keepLines/>
        <w:shd w:val="clear" w:color="auto" w:fill="FFFFFF"/>
        <w:jc w:val="both"/>
        <w:rPr>
          <w:color w:val="FF0000"/>
        </w:rPr>
      </w:pPr>
    </w:p>
    <w:p w:rsidR="004D6FF5" w:rsidRPr="006219F1">
      <w:pPr>
        <w:keepNext/>
        <w:keepLines/>
        <w:shd w:val="clear" w:color="auto" w:fill="FFFFFF"/>
        <w:jc w:val="both"/>
        <w:rPr>
          <w:b/>
        </w:rPr>
      </w:pPr>
      <w:r w:rsidRPr="006219F1">
        <w:rPr>
          <w:b/>
        </w:rPr>
        <w:t xml:space="preserve">Empalme </w:t>
      </w:r>
      <w:r w:rsidRPr="006219F1">
        <w:rPr>
          <w:b/>
          <w:i/>
        </w:rPr>
        <w:t>western unión</w:t>
      </w:r>
    </w:p>
    <w:p w:rsidR="004D6FF5" w:rsidRPr="006219F1">
      <w:pPr>
        <w:keepNext/>
        <w:keepLines/>
        <w:shd w:val="clear" w:color="auto" w:fill="FFFFFF"/>
        <w:jc w:val="both"/>
        <w:rPr>
          <w:b/>
        </w:rPr>
      </w:pPr>
    </w:p>
    <w:tbl>
      <w:tblPr>
        <w:tblStyle w:val="affffff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32"/>
        <w:gridCol w:w="11980"/>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730"/>
        </w:trPr>
        <w:tc>
          <w:tcPr>
            <w:tcW w:w="1432" w:type="dxa"/>
            <w:shd w:val="clear" w:color="auto" w:fill="C9DAF8"/>
            <w:tcMar>
              <w:top w:w="100" w:type="dxa"/>
              <w:left w:w="100" w:type="dxa"/>
              <w:bottom w:w="100" w:type="dxa"/>
              <w:right w:w="100" w:type="dxa"/>
            </w:tcMar>
          </w:tcPr>
          <w:p w:rsidR="004D6FF5" w:rsidRPr="006219F1">
            <w:pPr>
              <w:widowControl w:val="0"/>
              <w:rPr>
                <w:sz w:val="22"/>
                <w:szCs w:val="22"/>
              </w:rPr>
            </w:pPr>
            <w:r w:rsidRPr="006219F1">
              <w:rPr>
                <w:sz w:val="22"/>
                <w:szCs w:val="22"/>
              </w:rPr>
              <w:t>Tipo de recurso</w:t>
            </w:r>
          </w:p>
        </w:tc>
        <w:tc>
          <w:tcPr>
            <w:tcW w:w="11980" w:type="dxa"/>
            <w:shd w:val="clear" w:color="auto" w:fill="C9DAF8"/>
            <w:tcMar>
              <w:top w:w="100" w:type="dxa"/>
              <w:left w:w="100" w:type="dxa"/>
              <w:bottom w:w="100" w:type="dxa"/>
              <w:right w:w="100" w:type="dxa"/>
            </w:tcMar>
          </w:tcPr>
          <w:p w:rsidR="004D6FF5" w:rsidRPr="006219F1">
            <w:pPr>
              <w:keepNext/>
              <w:keepLines/>
              <w:spacing w:after="60"/>
              <w:jc w:val="center"/>
              <w:rPr>
                <w:sz w:val="22"/>
                <w:szCs w:val="22"/>
              </w:rPr>
            </w:pPr>
            <w:r w:rsidRPr="006219F1">
              <w:rPr>
                <w:sz w:val="22"/>
                <w:szCs w:val="22"/>
              </w:rPr>
              <w:t>Cajón de texto de color</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rsidRPr="006219F1">
            <w:pPr>
              <w:shd w:val="clear" w:color="auto" w:fill="FFFFFF"/>
              <w:spacing w:after="188"/>
              <w:jc w:val="both"/>
              <w:rPr>
                <w:b w:val="0"/>
                <w:sz w:val="22"/>
                <w:szCs w:val="22"/>
              </w:rPr>
            </w:pPr>
            <w:r w:rsidRPr="006219F1">
              <w:rPr>
                <w:b w:val="0"/>
                <w:sz w:val="22"/>
                <w:szCs w:val="22"/>
              </w:rPr>
              <w:t xml:space="preserve">Este tipo de unión es el más utilizado para concretar los tendidos eléctricos. Sirve para unir dos conductores o alambres y es muy apetecido porque, debido a su forma de construcción, soporta mayores esfuerzos. </w:t>
            </w:r>
          </w:p>
          <w:p w:rsidR="004D6FF5" w:rsidRPr="006219F1">
            <w:pPr>
              <w:spacing w:line="276" w:lineRule="auto"/>
              <w:jc w:val="both"/>
              <w:rPr>
                <w:sz w:val="22"/>
                <w:szCs w:val="22"/>
              </w:rPr>
            </w:pPr>
          </w:p>
          <w:p w:rsidR="004D6FF5" w:rsidRPr="006219F1">
            <w:pPr>
              <w:spacing w:line="276" w:lineRule="auto"/>
              <w:jc w:val="both"/>
              <w:rPr>
                <w:sz w:val="22"/>
                <w:szCs w:val="22"/>
              </w:rPr>
            </w:pPr>
            <w:r w:rsidRPr="006219F1">
              <w:rPr>
                <w:sz w:val="22"/>
                <w:szCs w:val="22"/>
              </w:rPr>
              <w:t>Figura 2</w:t>
            </w:r>
          </w:p>
          <w:p w:rsidR="004D6FF5" w:rsidRPr="006219F1">
            <w:pPr>
              <w:spacing w:line="276" w:lineRule="auto"/>
              <w:jc w:val="both"/>
              <w:rPr>
                <w:sz w:val="22"/>
                <w:szCs w:val="22"/>
              </w:rPr>
            </w:pPr>
          </w:p>
          <w:p w:rsidR="004D6FF5" w:rsidRPr="006219F1">
            <w:pPr>
              <w:spacing w:line="276" w:lineRule="auto"/>
              <w:jc w:val="both"/>
              <w:rPr>
                <w:b w:val="0"/>
                <w:i/>
                <w:sz w:val="22"/>
                <w:szCs w:val="22"/>
              </w:rPr>
            </w:pPr>
            <w:r w:rsidRPr="006219F1">
              <w:rPr>
                <w:b w:val="0"/>
                <w:i/>
                <w:sz w:val="22"/>
                <w:szCs w:val="22"/>
              </w:rPr>
              <w:t>Empalme western unión</w:t>
            </w:r>
          </w:p>
          <w:p w:rsidR="004D6FF5" w:rsidRPr="006219F1">
            <w:pPr>
              <w:spacing w:line="276" w:lineRule="auto"/>
              <w:jc w:val="center"/>
              <w:rPr>
                <w:sz w:val="22"/>
                <w:szCs w:val="22"/>
              </w:rPr>
            </w:pPr>
            <w:r w:rsidRPr="006219F1">
              <w:rPr>
                <w:noProof/>
              </w:rPr>
              <w:drawing>
                <wp:inline distT="0" distB="0" distL="0" distR="0">
                  <wp:extent cx="3905250" cy="704850"/>
                  <wp:effectExtent l="0" t="0" r="0" b="0"/>
                  <wp:docPr id="4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xmlns:r="http://schemas.openxmlformats.org/officeDocument/2006/relationships" r:embed="rId31"/>
                          <a:stretch>
                            <a:fillRect/>
                          </a:stretch>
                        </pic:blipFill>
                        <pic:spPr>
                          <a:xfrm>
                            <a:off x="0" y="0"/>
                            <a:ext cx="3905250" cy="704850"/>
                          </a:xfrm>
                          <a:prstGeom prst="rect">
                            <a:avLst/>
                          </a:prstGeom>
                        </pic:spPr>
                      </pic:pic>
                    </a:graphicData>
                  </a:graphic>
                </wp:inline>
              </w:drawing>
            </w:r>
          </w:p>
          <w:p w:rsidR="004D6FF5" w:rsidRPr="006219F1">
            <w:pPr>
              <w:spacing w:line="276" w:lineRule="auto"/>
              <w:jc w:val="both"/>
              <w:rPr>
                <w:sz w:val="22"/>
                <w:szCs w:val="22"/>
              </w:rPr>
            </w:pPr>
            <w:r w:rsidRPr="006219F1">
              <w:rPr>
                <w:i/>
                <w:sz w:val="22"/>
                <w:szCs w:val="22"/>
              </w:rPr>
              <w:t xml:space="preserve">Nota. </w:t>
            </w:r>
            <w:r w:rsidRPr="006219F1">
              <w:rPr>
                <w:b w:val="0"/>
                <w:sz w:val="22"/>
                <w:szCs w:val="22"/>
              </w:rPr>
              <w:t>Faradayos</w:t>
            </w:r>
            <w:r w:rsidRPr="006219F1">
              <w:rPr>
                <w:b w:val="0"/>
                <w:sz w:val="22"/>
                <w:szCs w:val="22"/>
              </w:rPr>
              <w:t xml:space="preserve"> (2015). Tipos de empalmes eléctricos y pasos para realizarlos [Blog]. </w:t>
            </w:r>
            <w:r>
              <w:fldChar w:fldCharType="begin"/>
            </w:r>
            <w:r>
              <w:instrText xml:space="preserve"> HYPERLINK "https://www.faradayos.info/2013/12/empalmes-cables-electricos-derivacion-cola-rata-prolongacion.html" </w:instrText>
            </w:r>
            <w:r>
              <w:fldChar w:fldCharType="separate"/>
            </w:r>
            <w:r w:rsidRPr="006219F1">
              <w:rPr>
                <w:sz w:val="22"/>
                <w:szCs w:val="22"/>
                <w:u w:val="single"/>
              </w:rPr>
              <w:t>https://www.faradayos.info/2013/12/empalmes-cables-electricos-derivacion-cola-rata-prolongacion.html</w:t>
            </w:r>
            <w:r>
              <w:fldChar w:fldCharType="end"/>
            </w:r>
          </w:p>
        </w:tc>
      </w:tr>
    </w:tbl>
    <w:p w:rsidR="004D6FF5" w:rsidRPr="006219F1"/>
    <w:p w:rsidR="004D6FF5" w:rsidRPr="006219F1">
      <w:pPr>
        <w:keepNext/>
        <w:keepLines/>
        <w:shd w:val="clear" w:color="auto" w:fill="FFFFFF"/>
        <w:jc w:val="both"/>
      </w:pPr>
    </w:p>
    <w:p w:rsidR="004D6FF5" w:rsidRPr="006219F1">
      <w:pPr>
        <w:keepNext/>
        <w:keepLines/>
        <w:shd w:val="clear" w:color="auto" w:fill="FFFFFF"/>
        <w:jc w:val="both"/>
        <w:rPr>
          <w:b/>
        </w:rPr>
      </w:pPr>
      <w:r w:rsidRPr="006219F1">
        <w:rPr>
          <w:b/>
        </w:rPr>
        <w:t>Empalme en T o derivación simple</w:t>
      </w:r>
    </w:p>
    <w:p w:rsidR="004D6FF5" w:rsidRPr="006219F1">
      <w:bookmarkStart w:id="16" w:name="_heading=h.3rdcrjn" w:colFirst="0" w:colLast="0"/>
      <w:bookmarkEnd w:id="16"/>
    </w:p>
    <w:tbl>
      <w:tblPr>
        <w:tblStyle w:val="affffffffff2"/>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32"/>
        <w:gridCol w:w="11980"/>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730"/>
        </w:trPr>
        <w:tc>
          <w:tcPr>
            <w:tcW w:w="1432" w:type="dxa"/>
            <w:shd w:val="clear" w:color="auto" w:fill="C9DAF8"/>
            <w:tcMar>
              <w:top w:w="100" w:type="dxa"/>
              <w:left w:w="100" w:type="dxa"/>
              <w:bottom w:w="100" w:type="dxa"/>
              <w:right w:w="100" w:type="dxa"/>
            </w:tcMar>
          </w:tcPr>
          <w:p w:rsidR="004D6FF5" w:rsidRPr="006219F1">
            <w:pPr>
              <w:widowControl w:val="0"/>
              <w:rPr>
                <w:sz w:val="22"/>
                <w:szCs w:val="22"/>
              </w:rPr>
            </w:pPr>
            <w:r w:rsidRPr="006219F1">
              <w:rPr>
                <w:sz w:val="22"/>
                <w:szCs w:val="22"/>
              </w:rPr>
              <w:t>Tipo de recurso</w:t>
            </w:r>
          </w:p>
        </w:tc>
        <w:tc>
          <w:tcPr>
            <w:tcW w:w="11980" w:type="dxa"/>
            <w:shd w:val="clear" w:color="auto" w:fill="C9DAF8"/>
            <w:tcMar>
              <w:top w:w="100" w:type="dxa"/>
              <w:left w:w="100" w:type="dxa"/>
              <w:bottom w:w="100" w:type="dxa"/>
              <w:right w:w="100" w:type="dxa"/>
            </w:tcMar>
          </w:tcPr>
          <w:p w:rsidR="004D6FF5" w:rsidRPr="006219F1">
            <w:pPr>
              <w:keepNext/>
              <w:keepLines/>
              <w:spacing w:after="60"/>
              <w:jc w:val="center"/>
              <w:rPr>
                <w:sz w:val="22"/>
                <w:szCs w:val="22"/>
              </w:rPr>
            </w:pPr>
            <w:r w:rsidRPr="006219F1">
              <w:rPr>
                <w:sz w:val="22"/>
                <w:szCs w:val="22"/>
              </w:rPr>
              <w:t>Cajón de texto de color</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rsidRPr="006219F1">
            <w:pPr>
              <w:keepNext/>
              <w:keepLines/>
              <w:shd w:val="clear" w:color="auto" w:fill="FFFFFF"/>
              <w:spacing w:line="276" w:lineRule="auto"/>
              <w:jc w:val="both"/>
              <w:rPr>
                <w:sz w:val="22"/>
                <w:szCs w:val="22"/>
              </w:rPr>
            </w:pPr>
            <w:r w:rsidRPr="006219F1">
              <w:rPr>
                <w:sz w:val="22"/>
                <w:szCs w:val="22"/>
              </w:rPr>
              <w:t>Es uno de los más utilizados para desarrollar las derivaciones de los cables principales a otros cables o para la conexión de los dispositivos eléctricos. Consiste en quitar el aislante del conductor y enrollar el cable anexo sobre este, realizando así la derivación.</w:t>
            </w:r>
          </w:p>
          <w:p w:rsidR="004D6FF5" w:rsidRPr="006219F1">
            <w:pPr>
              <w:spacing w:line="276" w:lineRule="auto"/>
              <w:jc w:val="both"/>
              <w:rPr>
                <w:sz w:val="22"/>
                <w:szCs w:val="22"/>
              </w:rPr>
            </w:pPr>
          </w:p>
          <w:p w:rsidR="004D6FF5" w:rsidRPr="006219F1">
            <w:pPr>
              <w:spacing w:line="276" w:lineRule="auto"/>
              <w:jc w:val="both"/>
              <w:rPr>
                <w:sz w:val="22"/>
                <w:szCs w:val="22"/>
              </w:rPr>
            </w:pPr>
            <w:r w:rsidRPr="006219F1">
              <w:rPr>
                <w:sz w:val="22"/>
                <w:szCs w:val="22"/>
              </w:rPr>
              <w:t>Figura 3</w:t>
            </w:r>
          </w:p>
          <w:p w:rsidR="004D6FF5" w:rsidRPr="006219F1">
            <w:pPr>
              <w:spacing w:line="276" w:lineRule="auto"/>
              <w:jc w:val="both"/>
              <w:rPr>
                <w:sz w:val="22"/>
                <w:szCs w:val="22"/>
              </w:rPr>
            </w:pPr>
          </w:p>
          <w:p w:rsidR="004D6FF5" w:rsidRPr="006219F1">
            <w:pPr>
              <w:spacing w:line="276" w:lineRule="auto"/>
              <w:jc w:val="both"/>
              <w:rPr>
                <w:b w:val="0"/>
                <w:i/>
                <w:sz w:val="22"/>
                <w:szCs w:val="22"/>
              </w:rPr>
            </w:pPr>
            <w:r w:rsidRPr="006219F1">
              <w:rPr>
                <w:b w:val="0"/>
                <w:i/>
                <w:sz w:val="22"/>
                <w:szCs w:val="22"/>
              </w:rPr>
              <w:t>Empalme en T o derivación simple</w:t>
            </w:r>
          </w:p>
          <w:p w:rsidR="004D6FF5" w:rsidRPr="006219F1">
            <w:pPr>
              <w:spacing w:line="276" w:lineRule="auto"/>
              <w:jc w:val="center"/>
              <w:rPr>
                <w:sz w:val="22"/>
                <w:szCs w:val="22"/>
              </w:rPr>
            </w:pPr>
            <w:r w:rsidRPr="006219F1">
              <w:rPr>
                <w:noProof/>
              </w:rPr>
              <w:drawing>
                <wp:inline distT="0" distB="0" distL="0" distR="0">
                  <wp:extent cx="3390900" cy="1783613"/>
                  <wp:effectExtent l="0" t="0" r="0" b="0"/>
                  <wp:docPr id="496" name="image79.png"/>
                  <wp:cNvGraphicFramePr/>
                  <a:graphic xmlns:a="http://schemas.openxmlformats.org/drawingml/2006/main">
                    <a:graphicData uri="http://schemas.openxmlformats.org/drawingml/2006/picture">
                      <pic:pic xmlns:pic="http://schemas.openxmlformats.org/drawingml/2006/picture">
                        <pic:nvPicPr>
                          <pic:cNvPr id="0" name="image79.png"/>
                          <pic:cNvPicPr/>
                        </pic:nvPicPr>
                        <pic:blipFill>
                          <a:blip xmlns:r="http://schemas.openxmlformats.org/officeDocument/2006/relationships" r:embed="rId32"/>
                          <a:stretch>
                            <a:fillRect/>
                          </a:stretch>
                        </pic:blipFill>
                        <pic:spPr>
                          <a:xfrm>
                            <a:off x="0" y="0"/>
                            <a:ext cx="3390900" cy="1783613"/>
                          </a:xfrm>
                          <a:prstGeom prst="rect">
                            <a:avLst/>
                          </a:prstGeom>
                        </pic:spPr>
                      </pic:pic>
                    </a:graphicData>
                  </a:graphic>
                </wp:inline>
              </w:drawing>
            </w:r>
          </w:p>
          <w:p w:rsidR="004D6FF5" w:rsidRPr="006219F1">
            <w:pPr>
              <w:spacing w:line="276" w:lineRule="auto"/>
              <w:jc w:val="both"/>
              <w:rPr>
                <w:sz w:val="22"/>
                <w:szCs w:val="22"/>
              </w:rPr>
            </w:pPr>
            <w:r w:rsidRPr="006219F1">
              <w:rPr>
                <w:i/>
                <w:sz w:val="22"/>
                <w:szCs w:val="22"/>
              </w:rPr>
              <w:t xml:space="preserve">Nota. </w:t>
            </w:r>
            <w:r w:rsidRPr="006219F1">
              <w:rPr>
                <w:b w:val="0"/>
                <w:sz w:val="22"/>
                <w:szCs w:val="22"/>
              </w:rPr>
              <w:t>Faradayos</w:t>
            </w:r>
            <w:r w:rsidRPr="006219F1">
              <w:rPr>
                <w:b w:val="0"/>
                <w:sz w:val="22"/>
                <w:szCs w:val="22"/>
              </w:rPr>
              <w:t xml:space="preserve"> (2015). Tipos de empalmes eléctricos y pasos para realizarlos [Blog]. </w:t>
            </w:r>
            <w:r>
              <w:fldChar w:fldCharType="begin"/>
            </w:r>
            <w:r>
              <w:instrText xml:space="preserve"> HYPERLINK "https://www.faradayos.info/2013/12/empalmes-cables-electricos-derivacion-cola-rata-prolongacion.html" </w:instrText>
            </w:r>
            <w:r>
              <w:fldChar w:fldCharType="separate"/>
            </w:r>
            <w:r w:rsidRPr="006219F1">
              <w:rPr>
                <w:sz w:val="22"/>
                <w:szCs w:val="22"/>
                <w:u w:val="single"/>
              </w:rPr>
              <w:t>https://www.faradayos.info/2013/12/empalmes-cables-electricos-derivacion-cola-rata-prolongacion.html</w:t>
            </w:r>
            <w:r>
              <w:fldChar w:fldCharType="end"/>
            </w:r>
            <w:r w:rsidRPr="006219F1">
              <w:rPr>
                <w:sz w:val="22"/>
                <w:szCs w:val="22"/>
              </w:rPr>
              <w:t xml:space="preserve"> </w:t>
            </w:r>
          </w:p>
        </w:tc>
      </w:tr>
    </w:tbl>
    <w:p w:rsidR="004D6FF5" w:rsidRPr="006219F1"/>
    <w:p w:rsidR="004D6FF5" w:rsidRPr="006219F1">
      <w:pPr>
        <w:jc w:val="both"/>
      </w:pPr>
    </w:p>
    <w:p w:rsidR="004D6FF5" w:rsidRPr="006219F1">
      <w:pPr>
        <w:jc w:val="both"/>
        <w:rPr>
          <w:b/>
        </w:rPr>
      </w:pPr>
      <w:r w:rsidRPr="006219F1">
        <w:rPr>
          <w:b/>
        </w:rPr>
        <w:t>Técnicas de encintado</w:t>
      </w:r>
    </w:p>
    <w:p w:rsidR="004D6FF5" w:rsidRPr="006219F1"/>
    <w:tbl>
      <w:tblPr>
        <w:tblStyle w:val="affffffffff3"/>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5"/>
        <w:gridCol w:w="8730"/>
        <w:gridCol w:w="3015"/>
      </w:tblGrid>
      <w:tr>
        <w:tblPrEx>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1665" w:type="dxa"/>
            <w:shd w:val="clear" w:color="auto" w:fill="C9DAF8"/>
            <w:tcMar>
              <w:top w:w="100" w:type="dxa"/>
              <w:left w:w="100" w:type="dxa"/>
              <w:bottom w:w="100" w:type="dxa"/>
              <w:right w:w="100" w:type="dxa"/>
            </w:tcMar>
          </w:tcPr>
          <w:p w:rsidR="004D6FF5" w:rsidRPr="006219F1">
            <w:pPr>
              <w:widowControl w:val="0"/>
              <w:jc w:val="center"/>
              <w:rPr>
                <w:sz w:val="22"/>
                <w:szCs w:val="22"/>
              </w:rPr>
            </w:pPr>
            <w:r w:rsidRPr="006219F1">
              <w:rPr>
                <w:sz w:val="22"/>
                <w:szCs w:val="22"/>
              </w:rPr>
              <w:t>Tipo de recurso</w:t>
            </w:r>
          </w:p>
        </w:tc>
        <w:tc>
          <w:tcPr>
            <w:tcW w:w="11745" w:type="dxa"/>
            <w:gridSpan w:val="2"/>
            <w:shd w:val="clear" w:color="auto" w:fill="C9DAF8"/>
            <w:tcMar>
              <w:top w:w="100" w:type="dxa"/>
              <w:left w:w="100" w:type="dxa"/>
              <w:bottom w:w="100" w:type="dxa"/>
              <w:right w:w="100" w:type="dxa"/>
            </w:tcMar>
          </w:tcPr>
          <w:p w:rsidR="004D6FF5" w:rsidRPr="006219F1">
            <w:pPr>
              <w:keepNext/>
              <w:keepLines/>
              <w:widowControl w:val="0"/>
              <w:spacing w:after="60"/>
              <w:jc w:val="center"/>
              <w:rPr>
                <w:sz w:val="22"/>
                <w:szCs w:val="22"/>
              </w:rPr>
            </w:pPr>
            <w:r w:rsidRPr="006219F1">
              <w:rPr>
                <w:sz w:val="22"/>
                <w:szCs w:val="22"/>
              </w:rPr>
              <w:t>Slider Presentación</w:t>
            </w:r>
          </w:p>
        </w:tc>
      </w:tr>
      <w:tr>
        <w:tblPrEx>
          <w:tblW w:w="13410" w:type="dxa"/>
          <w:tblInd w:w="-100" w:type="dxa"/>
          <w:tblLayout w:type="fixed"/>
          <w:tblLook w:val="0600"/>
        </w:tblPrEx>
        <w:trPr>
          <w:trHeight w:val="420"/>
        </w:trPr>
        <w:tc>
          <w:tcPr>
            <w:tcW w:w="166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Introducción</w:t>
            </w:r>
          </w:p>
        </w:tc>
        <w:tc>
          <w:tcPr>
            <w:tcW w:w="1174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El enrollado de cables</w:t>
            </w:r>
            <w:r w:rsidRPr="006219F1">
              <w:rPr>
                <w:b w:val="0"/>
                <w:sz w:val="22"/>
                <w:szCs w:val="22"/>
                <w:highlight w:val="white"/>
              </w:rPr>
              <w:t> de alto voltaje puede llevar mucho tiempo y </w:t>
            </w:r>
            <w:r w:rsidRPr="006219F1">
              <w:rPr>
                <w:b w:val="0"/>
                <w:sz w:val="22"/>
                <w:szCs w:val="22"/>
              </w:rPr>
              <w:t>ser propenso a</w:t>
            </w:r>
            <w:r w:rsidRPr="006219F1">
              <w:rPr>
                <w:b w:val="0"/>
                <w:sz w:val="22"/>
                <w:szCs w:val="22"/>
                <w:highlight w:val="white"/>
              </w:rPr>
              <w:t> errores, la cinta requiere </w:t>
            </w:r>
            <w:r w:rsidRPr="006219F1">
              <w:rPr>
                <w:b w:val="0"/>
                <w:sz w:val="22"/>
                <w:szCs w:val="22"/>
              </w:rPr>
              <w:t>amoladoras de precisión</w:t>
            </w:r>
            <w:r w:rsidRPr="006219F1">
              <w:rPr>
                <w:b w:val="0"/>
                <w:sz w:val="22"/>
                <w:szCs w:val="22"/>
                <w:highlight w:val="white"/>
              </w:rPr>
              <w:t> y tensión constante para reducir los </w:t>
            </w:r>
            <w:r w:rsidRPr="006219F1">
              <w:rPr>
                <w:b w:val="0"/>
                <w:sz w:val="22"/>
                <w:szCs w:val="22"/>
              </w:rPr>
              <w:t>espacios</w:t>
            </w:r>
            <w:r w:rsidRPr="006219F1">
              <w:rPr>
                <w:b w:val="0"/>
                <w:sz w:val="22"/>
                <w:szCs w:val="22"/>
                <w:highlight w:val="white"/>
              </w:rPr>
              <w:t> de aire </w:t>
            </w:r>
            <w:r w:rsidRPr="006219F1">
              <w:rPr>
                <w:b w:val="0"/>
                <w:sz w:val="22"/>
                <w:szCs w:val="22"/>
              </w:rPr>
              <w:t>que se producen.</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Los plásticos</w:t>
            </w:r>
            <w:r w:rsidRPr="006219F1">
              <w:rPr>
                <w:b w:val="0"/>
                <w:sz w:val="22"/>
                <w:szCs w:val="22"/>
                <w:highlight w:val="white"/>
              </w:rPr>
              <w:t> están </w:t>
            </w:r>
            <w:r w:rsidRPr="006219F1">
              <w:rPr>
                <w:b w:val="0"/>
                <w:sz w:val="22"/>
                <w:szCs w:val="22"/>
              </w:rPr>
              <w:t>diseñados</w:t>
            </w:r>
            <w:r w:rsidRPr="006219F1">
              <w:rPr>
                <w:b w:val="0"/>
                <w:sz w:val="22"/>
                <w:szCs w:val="22"/>
                <w:highlight w:val="white"/>
              </w:rPr>
              <w:t> para </w:t>
            </w:r>
            <w:r w:rsidRPr="006219F1">
              <w:rPr>
                <w:b w:val="0"/>
                <w:sz w:val="22"/>
                <w:szCs w:val="22"/>
              </w:rPr>
              <w:t>estirarse</w:t>
            </w:r>
            <w:r w:rsidRPr="006219F1">
              <w:rPr>
                <w:b w:val="0"/>
                <w:sz w:val="22"/>
                <w:szCs w:val="22"/>
                <w:highlight w:val="white"/>
              </w:rPr>
              <w:t> hasta un 1000 %. </w:t>
            </w:r>
            <w:r w:rsidRPr="006219F1">
              <w:rPr>
                <w:b w:val="0"/>
                <w:sz w:val="22"/>
                <w:szCs w:val="22"/>
              </w:rPr>
              <w:t>Al estirar</w:t>
            </w:r>
            <w:r w:rsidRPr="006219F1">
              <w:rPr>
                <w:b w:val="0"/>
                <w:sz w:val="22"/>
                <w:szCs w:val="22"/>
                <w:highlight w:val="white"/>
              </w:rPr>
              <w:t> la cinta de esta </w:t>
            </w:r>
            <w:r w:rsidRPr="006219F1">
              <w:rPr>
                <w:b w:val="0"/>
                <w:sz w:val="22"/>
                <w:szCs w:val="22"/>
              </w:rPr>
              <w:t>manera, se comprime</w:t>
            </w:r>
            <w:r w:rsidRPr="006219F1">
              <w:rPr>
                <w:b w:val="0"/>
                <w:sz w:val="22"/>
                <w:szCs w:val="22"/>
                <w:highlight w:val="white"/>
              </w:rPr>
              <w:t> y </w:t>
            </w:r>
            <w:r w:rsidRPr="006219F1">
              <w:rPr>
                <w:b w:val="0"/>
                <w:sz w:val="22"/>
                <w:szCs w:val="22"/>
              </w:rPr>
              <w:t>se crea</w:t>
            </w:r>
            <w:r w:rsidRPr="006219F1">
              <w:rPr>
                <w:b w:val="0"/>
                <w:sz w:val="22"/>
                <w:szCs w:val="22"/>
                <w:highlight w:val="white"/>
              </w:rPr>
              <w:t> una </w:t>
            </w:r>
            <w:r w:rsidRPr="006219F1">
              <w:rPr>
                <w:b w:val="0"/>
                <w:sz w:val="22"/>
                <w:szCs w:val="22"/>
              </w:rPr>
              <w:t>aleación</w:t>
            </w:r>
            <w:r w:rsidRPr="006219F1">
              <w:rPr>
                <w:b w:val="0"/>
                <w:sz w:val="22"/>
                <w:szCs w:val="22"/>
                <w:highlight w:val="white"/>
              </w:rPr>
              <w:t> fuerte que proporciona un excelente aislamiento y protección contra la </w:t>
            </w:r>
            <w:r w:rsidRPr="006219F1">
              <w:rPr>
                <w:b w:val="0"/>
                <w:sz w:val="22"/>
                <w:szCs w:val="22"/>
              </w:rPr>
              <w:t>humedad.</w:t>
            </w:r>
          </w:p>
          <w:p w:rsidR="004D6FF5" w:rsidRPr="006219F1">
            <w:pPr>
              <w:spacing w:line="276" w:lineRule="auto"/>
              <w:jc w:val="both"/>
              <w:rPr>
                <w:b w:val="0"/>
                <w:sz w:val="22"/>
                <w:szCs w:val="22"/>
              </w:rPr>
            </w:pPr>
            <w:r w:rsidRPr="006219F1">
              <w:rPr>
                <w:b w:val="0"/>
                <w:sz w:val="22"/>
                <w:szCs w:val="22"/>
              </w:rPr>
              <w:t>En</w:t>
            </w:r>
            <w:r w:rsidRPr="006219F1">
              <w:rPr>
                <w:b w:val="0"/>
                <w:sz w:val="22"/>
                <w:szCs w:val="22"/>
                <w:highlight w:val="white"/>
              </w:rPr>
              <w:t> un </w:t>
            </w:r>
            <w:r w:rsidRPr="006219F1">
              <w:rPr>
                <w:b w:val="0"/>
                <w:sz w:val="22"/>
                <w:szCs w:val="22"/>
              </w:rPr>
              <w:t>tejido típico, hay tiras</w:t>
            </w:r>
            <w:r w:rsidRPr="006219F1">
              <w:rPr>
                <w:b w:val="0"/>
                <w:sz w:val="22"/>
                <w:szCs w:val="22"/>
                <w:highlight w:val="white"/>
              </w:rPr>
              <w:t> de </w:t>
            </w:r>
            <w:r w:rsidRPr="006219F1">
              <w:rPr>
                <w:b w:val="0"/>
                <w:sz w:val="22"/>
                <w:szCs w:val="22"/>
              </w:rPr>
              <w:t>la tela hacia adentro</w:t>
            </w:r>
            <w:r w:rsidRPr="006219F1">
              <w:rPr>
                <w:b w:val="0"/>
                <w:sz w:val="22"/>
                <w:szCs w:val="22"/>
                <w:highlight w:val="white"/>
              </w:rPr>
              <w:t> y </w:t>
            </w:r>
            <w:r w:rsidRPr="006219F1">
              <w:rPr>
                <w:b w:val="0"/>
                <w:sz w:val="22"/>
                <w:szCs w:val="22"/>
              </w:rPr>
              <w:t>hacia afuera,</w:t>
            </w:r>
            <w:r w:rsidRPr="006219F1">
              <w:rPr>
                <w:b w:val="0"/>
                <w:sz w:val="22"/>
                <w:szCs w:val="22"/>
                <w:highlight w:val="white"/>
              </w:rPr>
              <w:t> estirándola justo antes del punto de </w:t>
            </w:r>
            <w:r w:rsidRPr="006219F1">
              <w:rPr>
                <w:b w:val="0"/>
                <w:sz w:val="22"/>
                <w:szCs w:val="22"/>
              </w:rPr>
              <w:t>rotura.</w:t>
            </w:r>
            <w:r w:rsidRPr="006219F1">
              <w:rPr>
                <w:b w:val="0"/>
                <w:sz w:val="22"/>
                <w:szCs w:val="22"/>
                <w:highlight w:val="white"/>
              </w:rPr>
              <w:t> El ancho de la cinta se reduce a aproximadamente 1/3 </w:t>
            </w:r>
            <w:r w:rsidRPr="006219F1">
              <w:rPr>
                <w:b w:val="0"/>
                <w:sz w:val="22"/>
                <w:szCs w:val="22"/>
              </w:rPr>
              <w:t>del</w:t>
            </w:r>
            <w:r w:rsidRPr="006219F1">
              <w:rPr>
                <w:b w:val="0"/>
                <w:sz w:val="22"/>
                <w:szCs w:val="22"/>
                <w:highlight w:val="white"/>
              </w:rPr>
              <w:t xml:space="preserve"> tamaño original. </w:t>
            </w:r>
          </w:p>
        </w:tc>
        <w:tc>
          <w:tcPr>
            <w:tcW w:w="3015" w:type="dxa"/>
            <w:shd w:val="clear" w:color="auto" w:fill="auto"/>
            <w:tcMar>
              <w:top w:w="100" w:type="dxa"/>
              <w:left w:w="100" w:type="dxa"/>
              <w:bottom w:w="100" w:type="dxa"/>
              <w:right w:w="100" w:type="dxa"/>
            </w:tcMar>
          </w:tcPr>
          <w:p w:rsidR="004D6FF5" w:rsidRPr="006219F1">
            <w:pPr>
              <w:widowControl w:val="0"/>
              <w:jc w:val="center"/>
              <w:rPr>
                <w:sz w:val="22"/>
                <w:szCs w:val="22"/>
              </w:rPr>
            </w:pPr>
            <w:r w:rsidRPr="006219F1">
              <w:rPr>
                <w:sz w:val="22"/>
                <w:szCs w:val="22"/>
              </w:rPr>
              <w:t xml:space="preserve">Cables enrollados </w:t>
            </w:r>
            <w:sdt>
              <w:sdtPr>
                <w:tag w:val="goog_rdk_31"/>
                <w:id w:val="-1507744368"/>
                <w:richText/>
              </w:sdtPr>
              <w:sdtContent/>
            </w:sdt>
            <w:r w:rsidRPr="006219F1">
              <w:rPr>
                <w:noProof/>
              </w:rPr>
              <w:drawing>
                <wp:inline distT="114300" distB="114300" distL="114300" distR="114300">
                  <wp:extent cx="1781175" cy="1181100"/>
                  <wp:effectExtent l="0" t="0" r="0" b="0"/>
                  <wp:docPr id="497" name="image41.png"/>
                  <wp:cNvGraphicFramePr/>
                  <a:graphic xmlns:a="http://schemas.openxmlformats.org/drawingml/2006/main">
                    <a:graphicData uri="http://schemas.openxmlformats.org/drawingml/2006/picture">
                      <pic:pic xmlns:pic="http://schemas.openxmlformats.org/drawingml/2006/picture">
                        <pic:nvPicPr>
                          <pic:cNvPr id="0" name="image41.png"/>
                          <pic:cNvPicPr/>
                        </pic:nvPicPr>
                        <pic:blipFill>
                          <a:blip xmlns:r="http://schemas.openxmlformats.org/officeDocument/2006/relationships" r:embed="rId33"/>
                          <a:stretch>
                            <a:fillRect/>
                          </a:stretch>
                        </pic:blipFill>
                        <pic:spPr>
                          <a:xfrm>
                            <a:off x="0" y="0"/>
                            <a:ext cx="1781175" cy="1181100"/>
                          </a:xfrm>
                          <a:prstGeom prst="rect">
                            <a:avLst/>
                          </a:prstGeom>
                        </pic:spPr>
                      </pic:pic>
                    </a:graphicData>
                  </a:graphic>
                </wp:inline>
              </w:drawing>
            </w:r>
          </w:p>
          <w:p w:rsidR="004D6FF5" w:rsidRPr="006219F1">
            <w:pPr>
              <w:widowControl w:val="0"/>
              <w:rPr>
                <w:sz w:val="22"/>
                <w:szCs w:val="22"/>
              </w:rPr>
            </w:pPr>
            <w:r w:rsidRPr="006219F1">
              <w:rPr>
                <w:sz w:val="22"/>
                <w:szCs w:val="22"/>
              </w:rPr>
              <w:t>Imagen: 228116_i13</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highlight w:val="white"/>
              </w:rPr>
              <w:t>La longitud de la cinta aumenta</w:t>
            </w:r>
            <w:r w:rsidRPr="006219F1">
              <w:rPr>
                <w:b w:val="0"/>
                <w:sz w:val="22"/>
                <w:szCs w:val="22"/>
              </w:rPr>
              <w:t xml:space="preserve"> y, a menudo, se verá envuelto</w:t>
            </w:r>
            <w:r w:rsidRPr="006219F1">
              <w:rPr>
                <w:b w:val="0"/>
                <w:sz w:val="22"/>
                <w:szCs w:val="22"/>
                <w:highlight w:val="white"/>
              </w:rPr>
              <w:t> en un </w:t>
            </w:r>
            <w:r w:rsidRPr="006219F1">
              <w:rPr>
                <w:b w:val="0"/>
                <w:sz w:val="22"/>
                <w:szCs w:val="22"/>
              </w:rPr>
              <w:t>aprieto, lo</w:t>
            </w:r>
            <w:r w:rsidRPr="006219F1">
              <w:rPr>
                <w:b w:val="0"/>
                <w:sz w:val="22"/>
                <w:szCs w:val="22"/>
                <w:highlight w:val="white"/>
              </w:rPr>
              <w:t> que </w:t>
            </w:r>
            <w:r w:rsidRPr="006219F1">
              <w:rPr>
                <w:b w:val="0"/>
                <w:sz w:val="22"/>
                <w:szCs w:val="22"/>
              </w:rPr>
              <w:t>hará que la tarea</w:t>
            </w:r>
            <w:r w:rsidRPr="006219F1">
              <w:rPr>
                <w:b w:val="0"/>
                <w:sz w:val="22"/>
                <w:szCs w:val="22"/>
                <w:highlight w:val="white"/>
              </w:rPr>
              <w:t> sea más difícil. </w:t>
            </w:r>
            <w:r w:rsidRPr="006219F1">
              <w:rPr>
                <w:b w:val="0"/>
                <w:sz w:val="22"/>
                <w:szCs w:val="22"/>
              </w:rPr>
              <w:t>El enfoque correcto es crucial</w:t>
            </w:r>
            <w:r w:rsidRPr="006219F1">
              <w:rPr>
                <w:b w:val="0"/>
                <w:sz w:val="22"/>
                <w:szCs w:val="22"/>
                <w:highlight w:val="white"/>
              </w:rPr>
              <w:t> para obtener los muchos beneficios de </w:t>
            </w:r>
            <w:r w:rsidRPr="006219F1">
              <w:rPr>
                <w:b w:val="0"/>
                <w:sz w:val="22"/>
                <w:szCs w:val="22"/>
              </w:rPr>
              <w:t>escalar.</w:t>
            </w:r>
          </w:p>
          <w:p w:rsidR="004D6FF5" w:rsidRPr="006219F1">
            <w:pPr>
              <w:spacing w:line="276" w:lineRule="auto"/>
              <w:jc w:val="both"/>
              <w:rPr>
                <w:b w:val="0"/>
                <w:sz w:val="22"/>
                <w:szCs w:val="22"/>
              </w:rPr>
            </w:pPr>
            <w:r w:rsidRPr="006219F1">
              <w:rPr>
                <w:b w:val="0"/>
                <w:sz w:val="22"/>
                <w:szCs w:val="22"/>
              </w:rPr>
              <w:t>La presión, incluso con</w:t>
            </w:r>
            <w:r w:rsidRPr="006219F1">
              <w:rPr>
                <w:b w:val="0"/>
                <w:sz w:val="22"/>
                <w:szCs w:val="22"/>
                <w:highlight w:val="white"/>
              </w:rPr>
              <w:t> el </w:t>
            </w:r>
            <w:r w:rsidRPr="006219F1">
              <w:rPr>
                <w:b w:val="0"/>
                <w:sz w:val="22"/>
                <w:szCs w:val="22"/>
              </w:rPr>
              <w:t>estiramiento,</w:t>
            </w:r>
            <w:r w:rsidRPr="006219F1">
              <w:rPr>
                <w:b w:val="0"/>
                <w:sz w:val="22"/>
                <w:szCs w:val="22"/>
                <w:highlight w:val="white"/>
              </w:rPr>
              <w:t> ayuda a eliminar </w:t>
            </w:r>
            <w:r w:rsidRPr="006219F1">
              <w:rPr>
                <w:b w:val="0"/>
                <w:sz w:val="22"/>
                <w:szCs w:val="22"/>
              </w:rPr>
              <w:t>los espacios</w:t>
            </w:r>
            <w:r w:rsidRPr="006219F1">
              <w:rPr>
                <w:b w:val="0"/>
                <w:sz w:val="22"/>
                <w:szCs w:val="22"/>
                <w:highlight w:val="white"/>
              </w:rPr>
              <w:t> y </w:t>
            </w:r>
            <w:r w:rsidRPr="006219F1">
              <w:rPr>
                <w:b w:val="0"/>
                <w:sz w:val="22"/>
                <w:szCs w:val="22"/>
              </w:rPr>
              <w:t>las</w:t>
            </w:r>
            <w:r w:rsidRPr="006219F1">
              <w:rPr>
                <w:b w:val="0"/>
                <w:sz w:val="22"/>
                <w:szCs w:val="22"/>
                <w:highlight w:val="white"/>
              </w:rPr>
              <w:t> protuberancias, a veces </w:t>
            </w:r>
            <w:r w:rsidRPr="006219F1">
              <w:rPr>
                <w:b w:val="0"/>
                <w:sz w:val="22"/>
                <w:szCs w:val="22"/>
              </w:rPr>
              <w:t>denominadas "articulaciones del embarazo".</w:t>
            </w:r>
          </w:p>
        </w:tc>
        <w:tc>
          <w:tcPr>
            <w:tcW w:w="301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Cableado</w:t>
            </w:r>
          </w:p>
          <w:p w:rsidR="004D6FF5" w:rsidRPr="006219F1">
            <w:pPr>
              <w:widowControl w:val="0"/>
              <w:rPr>
                <w:sz w:val="22"/>
                <w:szCs w:val="22"/>
              </w:rPr>
            </w:pPr>
          </w:p>
          <w:p w:rsidR="004D6FF5" w:rsidRPr="006219F1">
            <w:pPr>
              <w:widowControl w:val="0"/>
              <w:jc w:val="center"/>
              <w:rPr>
                <w:sz w:val="22"/>
                <w:szCs w:val="22"/>
              </w:rPr>
            </w:pPr>
            <w:sdt>
              <w:sdtPr>
                <w:tag w:val="goog_rdk_32"/>
                <w:id w:val="-1122367771"/>
                <w:richText/>
              </w:sdtPr>
              <w:sdtContent/>
            </w:sdt>
            <w:r w:rsidRPr="006219F1">
              <w:rPr>
                <w:noProof/>
              </w:rPr>
              <w:drawing>
                <wp:inline distT="114300" distB="114300" distL="114300" distR="114300">
                  <wp:extent cx="1478586" cy="1399518"/>
                  <wp:effectExtent l="0" t="0" r="0" b="0"/>
                  <wp:docPr id="498" name="image59.png"/>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xmlns:r="http://schemas.openxmlformats.org/officeDocument/2006/relationships" r:embed="rId34"/>
                          <a:stretch>
                            <a:fillRect/>
                          </a:stretch>
                        </pic:blipFill>
                        <pic:spPr>
                          <a:xfrm>
                            <a:off x="0" y="0"/>
                            <a:ext cx="1478586" cy="1399518"/>
                          </a:xfrm>
                          <a:prstGeom prst="rect">
                            <a:avLst/>
                          </a:prstGeom>
                        </pic:spPr>
                      </pic:pic>
                    </a:graphicData>
                  </a:graphic>
                </wp:inline>
              </w:drawing>
            </w:r>
          </w:p>
          <w:p w:rsidR="004D6FF5" w:rsidRPr="006219F1">
            <w:pPr>
              <w:widowControl w:val="0"/>
              <w:rPr>
                <w:sz w:val="22"/>
                <w:szCs w:val="22"/>
              </w:rPr>
            </w:pPr>
            <w:r w:rsidRPr="006219F1">
              <w:rPr>
                <w:sz w:val="22"/>
                <w:szCs w:val="22"/>
              </w:rPr>
              <w:t>Imagen: 228116_i14</w:t>
            </w:r>
          </w:p>
        </w:tc>
      </w:tr>
      <w:tr>
        <w:tblPrEx>
          <w:tblW w:w="13410" w:type="dxa"/>
          <w:tblInd w:w="-100" w:type="dxa"/>
          <w:tblLayout w:type="fixed"/>
          <w:tblLook w:val="0600"/>
        </w:tblPrEx>
        <w:trPr>
          <w:trHeight w:val="2535"/>
        </w:trPr>
        <w:tc>
          <w:tcPr>
            <w:tcW w:w="1039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highlight w:val="white"/>
              </w:rPr>
            </w:pPr>
            <w:r w:rsidRPr="006219F1">
              <w:rPr>
                <w:b w:val="0"/>
                <w:sz w:val="22"/>
                <w:szCs w:val="22"/>
                <w:highlight w:val="white"/>
              </w:rPr>
              <w:t>Una buena </w:t>
            </w:r>
            <w:r w:rsidRPr="006219F1">
              <w:rPr>
                <w:b w:val="0"/>
                <w:sz w:val="22"/>
                <w:szCs w:val="22"/>
              </w:rPr>
              <w:t>banda elástica no se romperá después de enrollarse durante la construcción. Las uniones y conectores siempre deben cubrirse con</w:t>
            </w:r>
            <w:r w:rsidRPr="006219F1">
              <w:rPr>
                <w:b w:val="0"/>
                <w:sz w:val="22"/>
                <w:szCs w:val="22"/>
                <w:highlight w:val="white"/>
              </w:rPr>
              <w:t> cinta para protegerlos de </w:t>
            </w:r>
            <w:r w:rsidRPr="006219F1">
              <w:rPr>
                <w:b w:val="0"/>
                <w:sz w:val="22"/>
                <w:szCs w:val="22"/>
              </w:rPr>
              <w:t>la contaminación química</w:t>
            </w:r>
            <w:r w:rsidRPr="006219F1">
              <w:rPr>
                <w:b w:val="0"/>
                <w:sz w:val="22"/>
                <w:szCs w:val="22"/>
                <w:highlight w:val="white"/>
              </w:rPr>
              <w:t xml:space="preserve"> y daños físicos. </w:t>
            </w:r>
          </w:p>
          <w:p w:rsidR="004D6FF5" w:rsidRPr="006219F1">
            <w:pPr>
              <w:widowControl w:val="0"/>
              <w:rPr>
                <w:sz w:val="22"/>
                <w:szCs w:val="22"/>
              </w:rPr>
            </w:pPr>
          </w:p>
        </w:tc>
        <w:tc>
          <w:tcPr>
            <w:tcW w:w="301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Falla en tuberías</w:t>
            </w:r>
          </w:p>
          <w:p w:rsidR="004D6FF5" w:rsidRPr="006219F1">
            <w:pPr>
              <w:widowControl w:val="0"/>
              <w:rPr>
                <w:sz w:val="22"/>
                <w:szCs w:val="22"/>
              </w:rPr>
            </w:pPr>
          </w:p>
          <w:p w:rsidR="004D6FF5" w:rsidRPr="006219F1">
            <w:pPr>
              <w:widowControl w:val="0"/>
              <w:rPr>
                <w:sz w:val="22"/>
                <w:szCs w:val="22"/>
              </w:rPr>
            </w:pPr>
            <w:sdt>
              <w:sdtPr>
                <w:tag w:val="goog_rdk_33"/>
                <w:id w:val="632910301"/>
                <w:richText/>
              </w:sdtPr>
              <w:sdtContent/>
            </w:sdt>
            <w:r w:rsidRPr="006219F1">
              <w:rPr>
                <w:noProof/>
              </w:rPr>
              <w:drawing>
                <wp:inline distT="114300" distB="114300" distL="114300" distR="114300">
                  <wp:extent cx="1781175" cy="977900"/>
                  <wp:effectExtent l="0" t="0" r="0" b="0"/>
                  <wp:docPr id="499" name="image55.png"/>
                  <wp:cNvGraphicFramePr/>
                  <a:graphic xmlns:a="http://schemas.openxmlformats.org/drawingml/2006/main">
                    <a:graphicData uri="http://schemas.openxmlformats.org/drawingml/2006/picture">
                      <pic:pic xmlns:pic="http://schemas.openxmlformats.org/drawingml/2006/picture">
                        <pic:nvPicPr>
                          <pic:cNvPr id="0" name="image55.png"/>
                          <pic:cNvPicPr/>
                        </pic:nvPicPr>
                        <pic:blipFill>
                          <a:blip xmlns:r="http://schemas.openxmlformats.org/officeDocument/2006/relationships" r:embed="rId35"/>
                          <a:stretch>
                            <a:fillRect/>
                          </a:stretch>
                        </pic:blipFill>
                        <pic:spPr>
                          <a:xfrm>
                            <a:off x="0" y="0"/>
                            <a:ext cx="1781175" cy="977900"/>
                          </a:xfrm>
                          <a:prstGeom prst="rect">
                            <a:avLst/>
                          </a:prstGeom>
                        </pic:spPr>
                      </pic:pic>
                    </a:graphicData>
                  </a:graphic>
                </wp:inline>
              </w:drawing>
            </w:r>
          </w:p>
          <w:p w:rsidR="004D6FF5" w:rsidRPr="006219F1">
            <w:pPr>
              <w:widowControl w:val="0"/>
              <w:rPr>
                <w:sz w:val="22"/>
                <w:szCs w:val="22"/>
              </w:rPr>
            </w:pPr>
          </w:p>
          <w:p w:rsidR="004D6FF5" w:rsidRPr="006219F1">
            <w:pPr>
              <w:widowControl w:val="0"/>
              <w:rPr>
                <w:sz w:val="22"/>
                <w:szCs w:val="22"/>
              </w:rPr>
            </w:pPr>
            <w:r w:rsidRPr="006219F1">
              <w:rPr>
                <w:sz w:val="22"/>
                <w:szCs w:val="22"/>
              </w:rPr>
              <w:t>Imagen: 228116_i15</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highlight w:val="white"/>
              </w:rPr>
              <w:t>El </w:t>
            </w:r>
            <w:r w:rsidRPr="006219F1">
              <w:rPr>
                <w:b w:val="0"/>
                <w:sz w:val="22"/>
                <w:szCs w:val="22"/>
              </w:rPr>
              <w:t>revestimiento</w:t>
            </w:r>
            <w:r w:rsidRPr="006219F1">
              <w:rPr>
                <w:b w:val="0"/>
                <w:sz w:val="22"/>
                <w:szCs w:val="22"/>
                <w:highlight w:val="white"/>
              </w:rPr>
              <w:t> de </w:t>
            </w:r>
            <w:r w:rsidRPr="006219F1">
              <w:rPr>
                <w:b w:val="0"/>
                <w:sz w:val="22"/>
                <w:szCs w:val="22"/>
              </w:rPr>
              <w:t>vinilo evita</w:t>
            </w:r>
            <w:r w:rsidRPr="006219F1">
              <w:rPr>
                <w:b w:val="0"/>
                <w:sz w:val="22"/>
                <w:szCs w:val="22"/>
                <w:highlight w:val="white"/>
              </w:rPr>
              <w:t> que </w:t>
            </w:r>
            <w:r w:rsidRPr="006219F1">
              <w:rPr>
                <w:b w:val="0"/>
                <w:sz w:val="22"/>
                <w:szCs w:val="22"/>
              </w:rPr>
              <w:t>se acumule la suciedad en</w:t>
            </w:r>
            <w:r w:rsidRPr="006219F1">
              <w:rPr>
                <w:b w:val="0"/>
                <w:sz w:val="22"/>
                <w:szCs w:val="22"/>
                <w:highlight w:val="white"/>
              </w:rPr>
              <w:t> el </w:t>
            </w:r>
            <w:r w:rsidRPr="006219F1">
              <w:rPr>
                <w:b w:val="0"/>
                <w:sz w:val="22"/>
                <w:szCs w:val="22"/>
              </w:rPr>
              <w:t>cable.</w:t>
            </w:r>
          </w:p>
          <w:p w:rsidR="004D6FF5" w:rsidRPr="006219F1">
            <w:pPr>
              <w:spacing w:line="276" w:lineRule="auto"/>
              <w:jc w:val="both"/>
              <w:rPr>
                <w:sz w:val="22"/>
                <w:szCs w:val="22"/>
              </w:rPr>
            </w:pPr>
            <w:r w:rsidRPr="006219F1">
              <w:rPr>
                <w:b w:val="0"/>
                <w:sz w:val="22"/>
                <w:szCs w:val="22"/>
                <w:highlight w:val="white"/>
              </w:rPr>
              <w:t>La </w:t>
            </w:r>
            <w:r w:rsidRPr="006219F1">
              <w:rPr>
                <w:b w:val="0"/>
                <w:sz w:val="22"/>
                <w:szCs w:val="22"/>
              </w:rPr>
              <w:t>rigidez</w:t>
            </w:r>
            <w:r w:rsidRPr="006219F1">
              <w:rPr>
                <w:b w:val="0"/>
                <w:sz w:val="22"/>
                <w:szCs w:val="22"/>
                <w:highlight w:val="white"/>
              </w:rPr>
              <w:t> dieléctrica de </w:t>
            </w:r>
            <w:r w:rsidRPr="006219F1">
              <w:rPr>
                <w:b w:val="0"/>
                <w:sz w:val="22"/>
                <w:szCs w:val="22"/>
              </w:rPr>
              <w:t>las bandas</w:t>
            </w:r>
            <w:r w:rsidRPr="006219F1">
              <w:rPr>
                <w:b w:val="0"/>
                <w:sz w:val="22"/>
                <w:szCs w:val="22"/>
                <w:highlight w:val="white"/>
              </w:rPr>
              <w:t> de goma aumenta </w:t>
            </w:r>
            <w:r w:rsidRPr="006219F1">
              <w:rPr>
                <w:b w:val="0"/>
                <w:sz w:val="22"/>
                <w:szCs w:val="22"/>
              </w:rPr>
              <w:t>con la adición de capas.</w:t>
            </w:r>
            <w:r w:rsidRPr="006219F1">
              <w:rPr>
                <w:b w:val="0"/>
                <w:sz w:val="22"/>
                <w:szCs w:val="22"/>
                <w:highlight w:val="white"/>
              </w:rPr>
              <w:t> Para aplicaciones de bajo voltaje </w:t>
            </w:r>
            <w:r w:rsidRPr="006219F1">
              <w:rPr>
                <w:b w:val="0"/>
                <w:sz w:val="22"/>
                <w:szCs w:val="22"/>
              </w:rPr>
              <w:t>(&lt;600 V),</w:t>
            </w:r>
            <w:r w:rsidRPr="006219F1">
              <w:rPr>
                <w:b w:val="0"/>
                <w:sz w:val="22"/>
                <w:szCs w:val="22"/>
                <w:highlight w:val="white"/>
              </w:rPr>
              <w:t> siempre </w:t>
            </w:r>
            <w:r w:rsidRPr="006219F1">
              <w:rPr>
                <w:b w:val="0"/>
                <w:sz w:val="22"/>
                <w:szCs w:val="22"/>
              </w:rPr>
              <w:t>debe cubrir</w:t>
            </w:r>
            <w:r w:rsidRPr="006219F1">
              <w:rPr>
                <w:b w:val="0"/>
                <w:sz w:val="22"/>
                <w:szCs w:val="22"/>
                <w:highlight w:val="white"/>
              </w:rPr>
              <w:t> un mínimo de 2½ capas </w:t>
            </w:r>
            <w:r w:rsidRPr="006219F1">
              <w:rPr>
                <w:b w:val="0"/>
                <w:sz w:val="22"/>
                <w:szCs w:val="22"/>
              </w:rPr>
              <w:t>con las mitades superpuestas.</w:t>
            </w:r>
          </w:p>
        </w:tc>
        <w:tc>
          <w:tcPr>
            <w:tcW w:w="301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Rigidez dieléctrica</w:t>
            </w:r>
          </w:p>
          <w:p w:rsidR="004D6FF5" w:rsidRPr="006219F1">
            <w:pPr>
              <w:widowControl w:val="0"/>
              <w:rPr>
                <w:sz w:val="22"/>
                <w:szCs w:val="22"/>
              </w:rPr>
            </w:pPr>
          </w:p>
          <w:p w:rsidR="004D6FF5" w:rsidRPr="006219F1">
            <w:pPr>
              <w:widowControl w:val="0"/>
              <w:rPr>
                <w:sz w:val="22"/>
                <w:szCs w:val="22"/>
              </w:rPr>
            </w:pPr>
            <w:sdt>
              <w:sdtPr>
                <w:tag w:val="goog_rdk_34"/>
                <w:id w:val="-2012750698"/>
                <w:richText/>
              </w:sdtPr>
              <w:sdtContent/>
            </w:sdt>
            <w:r w:rsidRPr="006219F1">
              <w:rPr>
                <w:noProof/>
              </w:rPr>
              <w:drawing>
                <wp:inline distT="114300" distB="114300" distL="114300" distR="114300">
                  <wp:extent cx="1781175" cy="758521"/>
                  <wp:effectExtent l="0" t="0" r="0" b="0"/>
                  <wp:docPr id="46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xmlns:r="http://schemas.openxmlformats.org/officeDocument/2006/relationships" r:embed="rId36"/>
                          <a:stretch>
                            <a:fillRect/>
                          </a:stretch>
                        </pic:blipFill>
                        <pic:spPr>
                          <a:xfrm>
                            <a:off x="0" y="0"/>
                            <a:ext cx="1781175" cy="758521"/>
                          </a:xfrm>
                          <a:prstGeom prst="rect">
                            <a:avLst/>
                          </a:prstGeom>
                        </pic:spPr>
                      </pic:pic>
                    </a:graphicData>
                  </a:graphic>
                </wp:inline>
              </w:drawing>
            </w:r>
          </w:p>
          <w:p w:rsidR="004D6FF5" w:rsidRPr="006219F1">
            <w:pPr>
              <w:widowControl w:val="0"/>
              <w:rPr>
                <w:sz w:val="22"/>
                <w:szCs w:val="22"/>
              </w:rPr>
            </w:pPr>
          </w:p>
          <w:p w:rsidR="004D6FF5" w:rsidRPr="006219F1">
            <w:pPr>
              <w:widowControl w:val="0"/>
              <w:rPr>
                <w:sz w:val="22"/>
                <w:szCs w:val="22"/>
              </w:rPr>
            </w:pPr>
            <w:r w:rsidRPr="006219F1">
              <w:rPr>
                <w:sz w:val="22"/>
                <w:szCs w:val="22"/>
              </w:rPr>
              <w:t>Imagen: 228116_i16</w:t>
            </w:r>
          </w:p>
        </w:tc>
      </w:tr>
    </w:tbl>
    <w:p w:rsidR="004D6FF5" w:rsidRPr="006219F1">
      <w:pPr>
        <w:jc w:val="both"/>
      </w:pPr>
    </w:p>
    <w:p w:rsidR="004D6FF5" w:rsidRPr="006219F1">
      <w:pPr>
        <w:jc w:val="both"/>
        <w:rPr>
          <w:b/>
        </w:rPr>
      </w:pPr>
      <w:r w:rsidRPr="006219F1">
        <w:rPr>
          <w:b/>
        </w:rPr>
        <w:t xml:space="preserve">Técnica de </w:t>
      </w:r>
      <w:r w:rsidRPr="006219F1">
        <w:rPr>
          <w:b/>
        </w:rPr>
        <w:t>embornamientos</w:t>
      </w:r>
      <w:r w:rsidRPr="006219F1">
        <w:rPr>
          <w:b/>
        </w:rPr>
        <w:t xml:space="preserve"> </w:t>
      </w:r>
    </w:p>
    <w:p w:rsidR="004D6FF5" w:rsidRPr="006219F1">
      <w:pPr>
        <w:spacing w:line="240" w:lineRule="auto"/>
      </w:pPr>
    </w:p>
    <w:tbl>
      <w:tblPr>
        <w:tblStyle w:val="affffffffff4"/>
        <w:tblW w:w="1342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c>
          <w:tcPr>
            <w:tcW w:w="13422" w:type="dxa"/>
            <w:shd w:val="clear" w:color="auto" w:fill="8DB3E2"/>
          </w:tcPr>
          <w:p w:rsidR="004D6FF5" w:rsidRPr="006219F1">
            <w:pPr>
              <w:keepNext/>
              <w:keepLines/>
              <w:spacing w:before="400" w:after="120"/>
              <w:jc w:val="center"/>
              <w:rPr>
                <w:b w:val="0"/>
                <w:sz w:val="22"/>
                <w:szCs w:val="22"/>
              </w:rPr>
            </w:pPr>
            <w:r w:rsidRPr="006219F1">
              <w:rPr>
                <w:b w:val="0"/>
                <w:sz w:val="22"/>
                <w:szCs w:val="22"/>
              </w:rPr>
              <w:t>Cuadro de texto</w:t>
            </w:r>
          </w:p>
        </w:tc>
      </w:tr>
      <w:tr>
        <w:tblPrEx>
          <w:tblW w:w="13422" w:type="dxa"/>
          <w:tblInd w:w="-120" w:type="dxa"/>
          <w:tblLayout w:type="fixed"/>
          <w:tblLook w:val="0400"/>
        </w:tblPrEx>
        <w:tc>
          <w:tcPr>
            <w:tcW w:w="13422" w:type="dxa"/>
          </w:tcPr>
          <w:p w:rsidR="004D6FF5" w:rsidRPr="006219F1">
            <w:pPr>
              <w:spacing w:line="276" w:lineRule="auto"/>
              <w:jc w:val="both"/>
              <w:rPr>
                <w:b w:val="0"/>
                <w:sz w:val="22"/>
                <w:szCs w:val="22"/>
              </w:rPr>
            </w:pPr>
            <w:r w:rsidRPr="006219F1">
              <w:rPr>
                <w:b w:val="0"/>
                <w:sz w:val="22"/>
                <w:szCs w:val="22"/>
              </w:rPr>
              <w:t>Embornar significa conectar cables eléctricos con tornillos, disponiendo de dispositivos eléctricos para este propósito, tales como: portalámparas, enchufes, clavijas, interruptores, entre otros; para lograr una conexión eléctrica perfecta, resistencia mecánica y una forma segura.</w:t>
            </w:r>
          </w:p>
        </w:tc>
      </w:tr>
    </w:tbl>
    <w:p w:rsidR="004D6FF5" w:rsidRPr="006219F1">
      <w:pPr>
        <w:spacing w:line="240" w:lineRule="auto"/>
      </w:pPr>
    </w:p>
    <w:p w:rsidR="004D6FF5" w:rsidRPr="006219F1"/>
    <w:tbl>
      <w:tblPr>
        <w:tblStyle w:val="affffffffff5"/>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93"/>
        <w:gridCol w:w="9319"/>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c>
          <w:tcPr>
            <w:tcW w:w="4093" w:type="dxa"/>
            <w:shd w:val="clear" w:color="auto" w:fill="C9DAF8"/>
            <w:tcMar>
              <w:top w:w="100" w:type="dxa"/>
              <w:left w:w="100" w:type="dxa"/>
              <w:bottom w:w="100" w:type="dxa"/>
              <w:right w:w="100" w:type="dxa"/>
            </w:tcMar>
          </w:tcPr>
          <w:p w:rsidR="004D6FF5" w:rsidRPr="006219F1">
            <w:pPr>
              <w:widowControl w:val="0"/>
              <w:jc w:val="center"/>
              <w:rPr>
                <w:sz w:val="22"/>
                <w:szCs w:val="22"/>
              </w:rPr>
            </w:pPr>
            <w:r w:rsidRPr="006219F1">
              <w:rPr>
                <w:sz w:val="22"/>
                <w:szCs w:val="22"/>
              </w:rPr>
              <w:t>Tipo de recurso</w:t>
            </w:r>
          </w:p>
        </w:tc>
        <w:tc>
          <w:tcPr>
            <w:tcW w:w="9319" w:type="dxa"/>
            <w:shd w:val="clear" w:color="auto" w:fill="C9DAF8"/>
            <w:tcMar>
              <w:top w:w="100" w:type="dxa"/>
              <w:left w:w="100" w:type="dxa"/>
              <w:bottom w:w="100" w:type="dxa"/>
              <w:right w:w="100" w:type="dxa"/>
            </w:tcMar>
          </w:tcPr>
          <w:p w:rsidR="004D6FF5" w:rsidRPr="006219F1">
            <w:pPr>
              <w:keepNext/>
              <w:keepLines/>
              <w:widowControl w:val="0"/>
              <w:spacing w:after="60"/>
              <w:jc w:val="center"/>
              <w:rPr>
                <w:sz w:val="22"/>
                <w:szCs w:val="22"/>
              </w:rPr>
            </w:pPr>
            <w:r w:rsidRPr="006219F1">
              <w:rPr>
                <w:sz w:val="22"/>
                <w:szCs w:val="22"/>
              </w:rPr>
              <w:t>Infografía estática</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rsidRPr="006219F1">
            <w:pPr>
              <w:widowControl w:val="0"/>
              <w:rPr>
                <w:sz w:val="22"/>
                <w:szCs w:val="22"/>
                <w:highlight w:val="yellow"/>
              </w:rPr>
            </w:pPr>
            <w:r w:rsidRPr="006219F1">
              <w:rPr>
                <w:sz w:val="22"/>
                <w:szCs w:val="22"/>
              </w:rPr>
              <w:t>Texto introductorio</w:t>
            </w:r>
          </w:p>
        </w:tc>
        <w:tc>
          <w:tcPr>
            <w:tcW w:w="9319"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Las conexiones de embrague son necesarias en</w:t>
            </w:r>
            <w:r w:rsidRPr="006219F1">
              <w:rPr>
                <w:b w:val="0"/>
                <w:sz w:val="22"/>
                <w:szCs w:val="22"/>
                <w:highlight w:val="white"/>
              </w:rPr>
              <w:t> la mayoría de las operaciones </w:t>
            </w:r>
            <w:r w:rsidRPr="006219F1">
              <w:rPr>
                <w:b w:val="0"/>
                <w:sz w:val="22"/>
                <w:szCs w:val="22"/>
              </w:rPr>
              <w:t>eléctricas, especialmente,</w:t>
            </w:r>
            <w:r w:rsidRPr="006219F1">
              <w:rPr>
                <w:b w:val="0"/>
                <w:sz w:val="22"/>
                <w:szCs w:val="22"/>
                <w:highlight w:val="white"/>
              </w:rPr>
              <w:t> en instalaciones </w:t>
            </w:r>
            <w:r w:rsidRPr="006219F1">
              <w:rPr>
                <w:b w:val="0"/>
                <w:sz w:val="22"/>
                <w:szCs w:val="22"/>
              </w:rPr>
              <w:t>domésticas.</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rsidRPr="006219F1">
            <w:pPr>
              <w:spacing w:line="276" w:lineRule="auto"/>
              <w:jc w:val="both"/>
              <w:rPr>
                <w:sz w:val="22"/>
                <w:szCs w:val="22"/>
              </w:rPr>
            </w:pPr>
            <w:r w:rsidRPr="006219F1">
              <w:rPr>
                <w:b w:val="0"/>
                <w:sz w:val="22"/>
                <w:szCs w:val="22"/>
              </w:rPr>
              <w:t>Conexiones de embrague</w:t>
            </w:r>
          </w:p>
          <w:p w:rsidR="004D6FF5" w:rsidRPr="006219F1">
            <w:pPr>
              <w:widowControl w:val="0"/>
              <w:jc w:val="center"/>
              <w:rPr>
                <w:sz w:val="22"/>
                <w:szCs w:val="22"/>
              </w:rPr>
            </w:pPr>
            <w:sdt>
              <w:sdtPr>
                <w:tag w:val="goog_rdk_35"/>
                <w:id w:val="1525056417"/>
                <w:richText/>
              </w:sdtPr>
              <w:sdtContent/>
            </w:sdt>
            <w:r w:rsidRPr="006219F1">
              <w:rPr>
                <w:noProof/>
              </w:rPr>
              <w:drawing>
                <wp:inline distT="114300" distB="114300" distL="114300" distR="114300">
                  <wp:extent cx="3619500" cy="2981325"/>
                  <wp:effectExtent l="0" t="0" r="0" b="0"/>
                  <wp:docPr id="465"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xmlns:r="http://schemas.openxmlformats.org/officeDocument/2006/relationships" r:embed="rId37"/>
                          <a:stretch>
                            <a:fillRect/>
                          </a:stretch>
                        </pic:blipFill>
                        <pic:spPr>
                          <a:xfrm>
                            <a:off x="0" y="0"/>
                            <a:ext cx="3619500" cy="2981325"/>
                          </a:xfrm>
                          <a:prstGeom prst="rect">
                            <a:avLst/>
                          </a:prstGeom>
                        </pic:spPr>
                      </pic:pic>
                    </a:graphicData>
                  </a:graphic>
                </wp:inline>
              </w:drawing>
            </w:r>
          </w:p>
          <w:p w:rsidR="004D6FF5" w:rsidRPr="006219F1">
            <w:pPr>
              <w:spacing w:line="276" w:lineRule="auto"/>
              <w:jc w:val="both"/>
              <w:rPr>
                <w:b w:val="0"/>
                <w:sz w:val="22"/>
                <w:szCs w:val="22"/>
              </w:rPr>
            </w:pPr>
            <w:r w:rsidRPr="006219F1">
              <w:rPr>
                <w:b w:val="0"/>
                <w:sz w:val="22"/>
                <w:szCs w:val="22"/>
              </w:rPr>
              <w:t>Dentro de las consideraciones para que las conexiones sean eficientes están:</w:t>
            </w:r>
          </w:p>
          <w:p w:rsidR="004D6FF5" w:rsidRPr="006219F1">
            <w:pPr>
              <w:spacing w:line="276" w:lineRule="auto"/>
              <w:jc w:val="both"/>
              <w:rPr>
                <w:b w:val="0"/>
                <w:sz w:val="22"/>
                <w:szCs w:val="22"/>
              </w:rPr>
            </w:pPr>
          </w:p>
          <w:p w:rsidR="004D6FF5" w:rsidRPr="006219F1">
            <w:pPr>
              <w:numPr>
                <w:ilvl w:val="0"/>
                <w:numId w:val="7"/>
              </w:numPr>
              <w:spacing w:line="276" w:lineRule="auto"/>
              <w:jc w:val="both"/>
              <w:rPr>
                <w:b w:val="0"/>
                <w:sz w:val="22"/>
                <w:szCs w:val="22"/>
              </w:rPr>
            </w:pPr>
            <w:r w:rsidRPr="006219F1">
              <w:rPr>
                <w:b w:val="0"/>
                <w:sz w:val="22"/>
                <w:szCs w:val="22"/>
              </w:rPr>
              <w:t>Realizar la medida del tornillo o sitio donde se va a introducir el conector.</w:t>
            </w:r>
          </w:p>
          <w:p w:rsidR="004D6FF5" w:rsidRPr="006219F1">
            <w:pPr>
              <w:numPr>
                <w:ilvl w:val="0"/>
                <w:numId w:val="7"/>
              </w:numPr>
              <w:spacing w:line="276" w:lineRule="auto"/>
              <w:jc w:val="both"/>
              <w:rPr>
                <w:b w:val="0"/>
                <w:sz w:val="22"/>
                <w:szCs w:val="22"/>
              </w:rPr>
            </w:pPr>
            <w:r w:rsidRPr="006219F1">
              <w:rPr>
                <w:b w:val="0"/>
                <w:sz w:val="22"/>
                <w:szCs w:val="22"/>
              </w:rPr>
              <w:t>En el caso de los tornillos, realizar la conexión en el sentido donde se aprietan, para que la presión los asegure y no se salgan.</w:t>
            </w:r>
          </w:p>
          <w:p w:rsidR="004D6FF5" w:rsidRPr="006219F1">
            <w:pPr>
              <w:numPr>
                <w:ilvl w:val="0"/>
                <w:numId w:val="7"/>
              </w:numPr>
              <w:spacing w:line="276" w:lineRule="auto"/>
              <w:jc w:val="both"/>
              <w:rPr>
                <w:b w:val="0"/>
                <w:sz w:val="22"/>
                <w:szCs w:val="22"/>
              </w:rPr>
            </w:pPr>
            <w:r w:rsidRPr="006219F1">
              <w:rPr>
                <w:b w:val="0"/>
                <w:sz w:val="22"/>
                <w:szCs w:val="22"/>
              </w:rPr>
              <w:t>No dejar conductores por fuera del elemento en el cual se realiza la conexión.</w:t>
            </w:r>
          </w:p>
          <w:p w:rsidR="004D6FF5" w:rsidRPr="006219F1">
            <w:pPr>
              <w:numPr>
                <w:ilvl w:val="0"/>
                <w:numId w:val="7"/>
              </w:numPr>
              <w:spacing w:line="276" w:lineRule="auto"/>
              <w:jc w:val="both"/>
              <w:rPr>
                <w:sz w:val="22"/>
                <w:szCs w:val="22"/>
              </w:rPr>
            </w:pPr>
            <w:r w:rsidRPr="006219F1">
              <w:rPr>
                <w:b w:val="0"/>
                <w:sz w:val="22"/>
                <w:szCs w:val="22"/>
              </w:rPr>
              <w:t>Cuando el alambre está compuesto de varios filamentos, antes de insertarlo, se deben entrelazar, para darle más consistencia y evitar que alguno de estos hilos quede suelto.</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Código de la imagen</w:t>
            </w:r>
          </w:p>
        </w:tc>
        <w:tc>
          <w:tcPr>
            <w:tcW w:w="9319"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Imagen: 228116_i17</w:t>
            </w:r>
          </w:p>
        </w:tc>
      </w:tr>
    </w:tbl>
    <w:p w:rsidR="004D6FF5" w:rsidRPr="006219F1"/>
    <w:p w:rsidR="004D6FF5" w:rsidRPr="006219F1">
      <w:pPr>
        <w:jc w:val="both"/>
      </w:pPr>
    </w:p>
    <w:p w:rsidR="004D6FF5">
      <w:pPr>
        <w:jc w:val="both"/>
        <w:rPr>
          <w:b/>
        </w:rPr>
      </w:pPr>
      <w:r>
        <w:rPr>
          <w:b/>
        </w:rPr>
        <w:t xml:space="preserve">Instalaciones eléctricas </w:t>
      </w:r>
    </w:p>
    <w:p w:rsidR="004D6FF5"/>
    <w:p w:rsidR="004D6FF5">
      <w:pPr>
        <w:jc w:val="both"/>
      </w:pPr>
    </w:p>
    <w:p w:rsidR="004D6FF5"/>
    <w:tbl>
      <w:tblPr>
        <w:tblStyle w:val="affffffffff7"/>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39"/>
        <w:gridCol w:w="5155"/>
        <w:gridCol w:w="6517"/>
      </w:tblGrid>
      <w:tr>
        <w:tblPrEx>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460"/>
        </w:trPr>
        <w:tc>
          <w:tcPr>
            <w:tcW w:w="1739"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11672" w:type="dxa"/>
            <w:gridSpan w:val="2"/>
            <w:shd w:val="clear" w:color="auto" w:fill="C9DAF8"/>
            <w:tcMar>
              <w:top w:w="100" w:type="dxa"/>
              <w:left w:w="100" w:type="dxa"/>
              <w:bottom w:w="100" w:type="dxa"/>
              <w:right w:w="100" w:type="dxa"/>
            </w:tcMar>
          </w:tcPr>
          <w:p w:rsidR="004D6FF5" w:rsidRPr="006219F1" w:rsidP="006219F1">
            <w:pPr>
              <w:rPr>
                <w:highlight w:val="magenta"/>
              </w:rPr>
            </w:pPr>
            <w:sdt>
              <w:sdtPr>
                <w:tag w:val="goog_rdk_37"/>
                <w:id w:val="1498766211"/>
                <w:showingPlcHdr/>
                <w:richText/>
              </w:sdtPr>
              <w:sdtContent>
                <w:r w:rsidRPr="006219F1" w:rsidR="006219F1">
                  <w:t xml:space="preserve">     </w:t>
                </w:r>
              </w:sdtContent>
            </w:sdt>
            <w:r w:rsidRPr="006219F1">
              <w:t>Infografía interactiva Modal</w:t>
            </w:r>
          </w:p>
        </w:tc>
      </w:tr>
      <w:tr>
        <w:tblPrEx>
          <w:tblW w:w="13411" w:type="dxa"/>
          <w:tblInd w:w="-100" w:type="dxa"/>
          <w:tblLayout w:type="fixed"/>
          <w:tblLook w:val="0600"/>
        </w:tblPrEx>
        <w:trPr>
          <w:trHeight w:val="420"/>
        </w:trPr>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Texto introductorio</w:t>
            </w:r>
          </w:p>
        </w:tc>
        <w:tc>
          <w:tcPr>
            <w:tcW w:w="11672" w:type="dxa"/>
            <w:gridSpan w:val="2"/>
            <w:shd w:val="clear" w:color="auto" w:fill="auto"/>
            <w:tcMar>
              <w:top w:w="100" w:type="dxa"/>
              <w:left w:w="100" w:type="dxa"/>
              <w:bottom w:w="100" w:type="dxa"/>
              <w:right w:w="100" w:type="dxa"/>
            </w:tcMar>
          </w:tcPr>
          <w:p w:rsidR="004D6FF5">
            <w:pPr>
              <w:spacing w:line="276" w:lineRule="auto"/>
              <w:jc w:val="both"/>
              <w:rPr>
                <w:b w:val="0"/>
                <w:color w:val="666666"/>
                <w:sz w:val="22"/>
                <w:szCs w:val="22"/>
              </w:rPr>
            </w:pPr>
            <w:r>
              <w:rPr>
                <w:b w:val="0"/>
                <w:sz w:val="22"/>
                <w:szCs w:val="22"/>
              </w:rPr>
              <w:t>El informe técnico de las instalaciones eléctricas debe contener los siguientes elementos básicos:</w:t>
            </w:r>
          </w:p>
        </w:tc>
      </w:tr>
      <w:tr>
        <w:tblPrEx>
          <w:tblW w:w="13411" w:type="dxa"/>
          <w:tblInd w:w="-100" w:type="dxa"/>
          <w:tblLayout w:type="fixed"/>
          <w:tblLook w:val="0600"/>
        </w:tblPrEx>
        <w:trPr>
          <w:trHeight w:val="420"/>
        </w:trPr>
        <w:tc>
          <w:tcPr>
            <w:tcW w:w="13411" w:type="dxa"/>
            <w:gridSpan w:val="3"/>
            <w:shd w:val="clear" w:color="auto" w:fill="auto"/>
            <w:tcMar>
              <w:top w:w="100" w:type="dxa"/>
              <w:left w:w="100" w:type="dxa"/>
              <w:bottom w:w="100" w:type="dxa"/>
              <w:right w:w="100" w:type="dxa"/>
            </w:tcMar>
          </w:tcPr>
          <w:p w:rsidR="004D6FF5">
            <w:pPr>
              <w:widowControl w:val="0"/>
              <w:rPr>
                <w:sz w:val="22"/>
                <w:szCs w:val="22"/>
              </w:rPr>
            </w:pPr>
            <w:r>
              <w:rPr>
                <w:sz w:val="22"/>
                <w:szCs w:val="22"/>
              </w:rPr>
              <w:t>Instalaciones eléctricas</w:t>
            </w:r>
          </w:p>
          <w:p w:rsidR="004D6FF5">
            <w:pPr>
              <w:widowControl w:val="0"/>
              <w:jc w:val="center"/>
              <w:rPr>
                <w:sz w:val="22"/>
                <w:szCs w:val="22"/>
              </w:rPr>
            </w:pPr>
            <w:sdt>
              <w:sdtPr>
                <w:tag w:val="goog_rdk_38"/>
                <w:id w:val="1071153555"/>
                <w:richText/>
              </w:sdtPr>
              <w:sdtContent/>
            </w:sdt>
            <w:r>
              <w:rPr>
                <w:noProof/>
              </w:rPr>
              <w:drawing>
                <wp:inline distT="114300" distB="114300" distL="114300" distR="114300">
                  <wp:extent cx="5514975" cy="4310063"/>
                  <wp:effectExtent l="0" t="0" r="0" b="0"/>
                  <wp:docPr id="467" name="image39.png"/>
                  <wp:cNvGraphicFramePr/>
                  <a:graphic xmlns:a="http://schemas.openxmlformats.org/drawingml/2006/main">
                    <a:graphicData uri="http://schemas.openxmlformats.org/drawingml/2006/picture">
                      <pic:pic xmlns:pic="http://schemas.openxmlformats.org/drawingml/2006/picture">
                        <pic:nvPicPr>
                          <pic:cNvPr id="0" name="image39.png"/>
                          <pic:cNvPicPr/>
                        </pic:nvPicPr>
                        <pic:blipFill>
                          <a:blip xmlns:r="http://schemas.openxmlformats.org/officeDocument/2006/relationships" r:embed="rId38"/>
                          <a:stretch>
                            <a:fillRect/>
                          </a:stretch>
                        </pic:blipFill>
                        <pic:spPr>
                          <a:xfrm>
                            <a:off x="0" y="0"/>
                            <a:ext cx="5514975" cy="4310063"/>
                          </a:xfrm>
                          <a:prstGeom prst="rect">
                            <a:avLst/>
                          </a:prstGeom>
                        </pic:spPr>
                      </pic:pic>
                    </a:graphicData>
                  </a:graphic>
                </wp:inline>
              </w:drawing>
            </w:r>
          </w:p>
          <w:p w:rsidR="004D6FF5">
            <w:pPr>
              <w:widowControl w:val="0"/>
              <w:rPr>
                <w:color w:val="666666"/>
                <w:sz w:val="22"/>
                <w:szCs w:val="22"/>
              </w:rPr>
            </w:pPr>
          </w:p>
        </w:tc>
      </w:tr>
      <w:tr>
        <w:tblPrEx>
          <w:tblW w:w="13411" w:type="dxa"/>
          <w:tblInd w:w="-100" w:type="dxa"/>
          <w:tblLayout w:type="fixed"/>
          <w:tblLook w:val="0600"/>
        </w:tblPrEx>
        <w:trPr>
          <w:trHeight w:val="420"/>
        </w:trPr>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Código de la imagen</w:t>
            </w:r>
          </w:p>
        </w:tc>
        <w:tc>
          <w:tcPr>
            <w:tcW w:w="11672" w:type="dxa"/>
            <w:gridSpan w:val="2"/>
            <w:shd w:val="clear" w:color="auto" w:fill="auto"/>
            <w:tcMar>
              <w:top w:w="100" w:type="dxa"/>
              <w:left w:w="100" w:type="dxa"/>
              <w:bottom w:w="100" w:type="dxa"/>
              <w:right w:w="100" w:type="dxa"/>
            </w:tcMar>
          </w:tcPr>
          <w:p w:rsidR="004D6FF5">
            <w:pPr>
              <w:widowControl w:val="0"/>
              <w:rPr>
                <w:sz w:val="22"/>
                <w:szCs w:val="22"/>
              </w:rPr>
            </w:pPr>
            <w:r>
              <w:rPr>
                <w:sz w:val="22"/>
                <w:szCs w:val="22"/>
              </w:rPr>
              <w:t>Imagen: 228116_i18</w:t>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Punto modal 1</w:t>
            </w:r>
          </w:p>
        </w:tc>
        <w:tc>
          <w:tcPr>
            <w:tcW w:w="515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Generalidades o descripciones de las instalaciones: en este se debe describir el ambiente para el cual se va a desarrollar el informe. Por ejemplo, si es una instalación nueva puede ser una construcción nueva, conjunto residencial o una entidad del Estado, entre otras. En el caso de que sea una renovación o mejoramiento del sistema antiguo, se debe mencionar y describir brevemente en este apartado.</w:t>
            </w:r>
          </w:p>
          <w:p w:rsidR="004D6FF5" w:rsidRPr="006219F1">
            <w:pPr>
              <w:widowControl w:val="0"/>
              <w:rPr>
                <w:sz w:val="22"/>
                <w:szCs w:val="22"/>
              </w:rPr>
            </w:pPr>
          </w:p>
        </w:tc>
        <w:tc>
          <w:tcPr>
            <w:tcW w:w="6517" w:type="dxa"/>
            <w:shd w:val="clear" w:color="auto" w:fill="auto"/>
            <w:tcMar>
              <w:top w:w="100" w:type="dxa"/>
              <w:left w:w="100" w:type="dxa"/>
              <w:bottom w:w="100" w:type="dxa"/>
              <w:right w:w="100" w:type="dxa"/>
            </w:tcMar>
          </w:tcPr>
          <w:p w:rsidR="004D6FF5">
            <w:pPr>
              <w:spacing w:line="276" w:lineRule="auto"/>
              <w:jc w:val="center"/>
              <w:rPr>
                <w:color w:val="666666"/>
                <w:sz w:val="22"/>
                <w:szCs w:val="22"/>
              </w:rPr>
            </w:pPr>
            <w:r>
              <w:rPr>
                <w:noProof/>
                <w:color w:val="666666"/>
              </w:rPr>
              <w:drawing>
                <wp:inline distT="114300" distB="114300" distL="114300" distR="114300">
                  <wp:extent cx="3019425" cy="2624138"/>
                  <wp:effectExtent l="0" t="0" r="0" b="0"/>
                  <wp:docPr id="4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xmlns:r="http://schemas.openxmlformats.org/officeDocument/2006/relationships" r:embed="rId39"/>
                          <a:stretch>
                            <a:fillRect/>
                          </a:stretch>
                        </pic:blipFill>
                        <pic:spPr>
                          <a:xfrm>
                            <a:off x="0" y="0"/>
                            <a:ext cx="3019425" cy="2624138"/>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Punto modal 2</w:t>
            </w:r>
          </w:p>
        </w:tc>
        <w:tc>
          <w:tcPr>
            <w:tcW w:w="515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El alcance del informe: este contiene la información de qué es lo que se busca con el mismo, es decir, si es presentar un proyecto nuevo o si es un proyecto de mejoramiento de un sistema antiguo, entre otros. Aquí se determina qué es lo que se va a hacer en el proyecto.</w:t>
            </w:r>
          </w:p>
          <w:p w:rsidR="004D6FF5">
            <w:pPr>
              <w:widowControl w:val="0"/>
              <w:rPr>
                <w:color w:val="666666"/>
                <w:sz w:val="22"/>
                <w:szCs w:val="22"/>
              </w:rPr>
            </w:pP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228975" cy="2500313"/>
                  <wp:effectExtent l="0" t="0" r="0" b="0"/>
                  <wp:docPr id="4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xmlns:r="http://schemas.openxmlformats.org/officeDocument/2006/relationships" r:embed="rId40"/>
                          <a:stretch>
                            <a:fillRect/>
                          </a:stretch>
                        </pic:blipFill>
                        <pic:spPr>
                          <a:xfrm>
                            <a:off x="0" y="0"/>
                            <a:ext cx="3228975" cy="2500313"/>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Punto modal 3</w:t>
            </w:r>
          </w:p>
        </w:tc>
        <w:tc>
          <w:tcPr>
            <w:tcW w:w="5155" w:type="dxa"/>
            <w:shd w:val="clear" w:color="auto" w:fill="auto"/>
            <w:tcMar>
              <w:top w:w="100" w:type="dxa"/>
              <w:left w:w="100" w:type="dxa"/>
              <w:bottom w:w="100" w:type="dxa"/>
              <w:right w:w="100" w:type="dxa"/>
            </w:tcMar>
          </w:tcPr>
          <w:p w:rsidR="004D6FF5">
            <w:pPr>
              <w:spacing w:line="276" w:lineRule="auto"/>
              <w:jc w:val="both"/>
              <w:rPr>
                <w:b w:val="0"/>
                <w:color w:val="666666"/>
                <w:sz w:val="22"/>
                <w:szCs w:val="22"/>
              </w:rPr>
            </w:pPr>
            <w:r>
              <w:rPr>
                <w:b w:val="0"/>
                <w:sz w:val="22"/>
                <w:szCs w:val="22"/>
              </w:rPr>
              <w:t>Los objetivos del informe: se establecen claramente las metas de lo que se busca con el proyecto de instalación eléctrica que se va a desarrollar.</w:t>
            </w: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124200" cy="2976563"/>
                  <wp:effectExtent l="0" t="0" r="0" b="0"/>
                  <wp:docPr id="4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xmlns:r="http://schemas.openxmlformats.org/officeDocument/2006/relationships" r:embed="rId41"/>
                          <a:stretch>
                            <a:fillRect/>
                          </a:stretch>
                        </pic:blipFill>
                        <pic:spPr>
                          <a:xfrm>
                            <a:off x="0" y="0"/>
                            <a:ext cx="3124200" cy="2976563"/>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Punto modal 4</w:t>
            </w:r>
          </w:p>
        </w:tc>
        <w:tc>
          <w:tcPr>
            <w:tcW w:w="515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Las normas de referencia: todos los proyectos, específicamente los proyectos de instalaciones eléctricas que se desarrollen, tanto en el sector público como en el privado, deben cumplir las normas que los regulan. Estas pueden ser locales, nacionales o internacionales, según apliquen, lo que conlleva a que se deban enumerar para poder definirlas, implementarlas y validar su aplicación.</w:t>
            </w:r>
          </w:p>
          <w:p w:rsidR="004D6FF5" w:rsidRPr="006219F1">
            <w:pPr>
              <w:spacing w:line="276" w:lineRule="auto"/>
              <w:jc w:val="both"/>
              <w:rPr>
                <w:sz w:val="22"/>
                <w:szCs w:val="22"/>
              </w:rPr>
            </w:pP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438525" cy="2957513"/>
                  <wp:effectExtent l="0" t="0" r="0" b="0"/>
                  <wp:docPr id="4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xmlns:r="http://schemas.openxmlformats.org/officeDocument/2006/relationships" r:embed="rId42"/>
                          <a:stretch>
                            <a:fillRect/>
                          </a:stretch>
                        </pic:blipFill>
                        <pic:spPr>
                          <a:xfrm>
                            <a:off x="0" y="0"/>
                            <a:ext cx="3438525" cy="2957513"/>
                          </a:xfrm>
                          <a:prstGeom prst="rect">
                            <a:avLst/>
                          </a:prstGeom>
                        </pic:spPr>
                      </pic:pic>
                    </a:graphicData>
                  </a:graphic>
                </wp:inline>
              </w:drawing>
            </w:r>
          </w:p>
        </w:tc>
      </w:tr>
      <w:tr>
        <w:tblPrEx>
          <w:tblW w:w="13411" w:type="dxa"/>
          <w:tblInd w:w="-100" w:type="dxa"/>
          <w:tblLayout w:type="fixed"/>
          <w:tblLook w:val="0600"/>
        </w:tblPrEx>
        <w:trPr>
          <w:trHeight w:val="4426"/>
        </w:trPr>
        <w:tc>
          <w:tcPr>
            <w:tcW w:w="1739"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Punto modal 5</w:t>
            </w:r>
          </w:p>
        </w:tc>
        <w:tc>
          <w:tcPr>
            <w:tcW w:w="515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r w:rsidRPr="006219F1">
              <w:rPr>
                <w:b w:val="0"/>
                <w:sz w:val="22"/>
                <w:szCs w:val="22"/>
              </w:rPr>
              <w:t>Criterios de revisión: es necesario tener en cuenta los criterios de diagnóstico de las instalaciones eléctricas. Cabe recordar que estas estructuras deben proteger principalmente la vida de quienes habitan en estos lugares. Por lo tanto, el diagnóstico se realizará como se indica en el artículo de la norma en lo referente al “análisis de riesgo eléctrico”, donde se analizan posibles factores de riesgo y sus consecuencias.</w:t>
            </w: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056573" cy="2970269"/>
                  <wp:effectExtent l="0" t="0" r="0" b="0"/>
                  <wp:docPr id="4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ic:nvPicPr>
                        <pic:blipFill>
                          <a:blip xmlns:r="http://schemas.openxmlformats.org/officeDocument/2006/relationships" r:embed="rId43"/>
                          <a:stretch>
                            <a:fillRect/>
                          </a:stretch>
                        </pic:blipFill>
                        <pic:spPr>
                          <a:xfrm>
                            <a:off x="0" y="0"/>
                            <a:ext cx="3056573" cy="2970269"/>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Punto modal 6</w:t>
            </w:r>
          </w:p>
        </w:tc>
        <w:tc>
          <w:tcPr>
            <w:tcW w:w="515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 xml:space="preserve">Factores de riesgo: los que hay en estas instalaciones eléctricas, según el RETIE (2013), son: </w:t>
            </w:r>
          </w:p>
          <w:p w:rsidR="004D6FF5">
            <w:pPr>
              <w:spacing w:line="276" w:lineRule="auto"/>
              <w:jc w:val="both"/>
              <w:rPr>
                <w:b w:val="0"/>
                <w:sz w:val="22"/>
                <w:szCs w:val="22"/>
              </w:rPr>
            </w:pPr>
            <w:r>
              <w:rPr>
                <w:b w:val="0"/>
                <w:sz w:val="22"/>
                <w:szCs w:val="22"/>
              </w:rPr>
              <w:t>Arcos eléctricos</w:t>
            </w:r>
          </w:p>
          <w:p w:rsidR="004D6FF5">
            <w:pPr>
              <w:spacing w:line="276" w:lineRule="auto"/>
              <w:jc w:val="both"/>
              <w:rPr>
                <w:b w:val="0"/>
                <w:sz w:val="22"/>
                <w:szCs w:val="22"/>
              </w:rPr>
            </w:pPr>
            <w:r>
              <w:rPr>
                <w:b w:val="0"/>
                <w:sz w:val="22"/>
                <w:szCs w:val="22"/>
              </w:rPr>
              <w:t>Contacto directo</w:t>
            </w:r>
          </w:p>
          <w:p w:rsidR="004D6FF5">
            <w:pPr>
              <w:spacing w:line="276" w:lineRule="auto"/>
              <w:jc w:val="both"/>
              <w:rPr>
                <w:b w:val="0"/>
                <w:sz w:val="22"/>
                <w:szCs w:val="22"/>
              </w:rPr>
            </w:pPr>
            <w:r>
              <w:rPr>
                <w:b w:val="0"/>
                <w:sz w:val="22"/>
                <w:szCs w:val="22"/>
              </w:rPr>
              <w:t xml:space="preserve">Contacto indirecto </w:t>
            </w:r>
          </w:p>
          <w:p w:rsidR="004D6FF5">
            <w:pPr>
              <w:spacing w:line="276" w:lineRule="auto"/>
              <w:jc w:val="both"/>
              <w:rPr>
                <w:b w:val="0"/>
                <w:sz w:val="22"/>
                <w:szCs w:val="22"/>
              </w:rPr>
            </w:pPr>
            <w:r>
              <w:rPr>
                <w:b w:val="0"/>
                <w:sz w:val="22"/>
                <w:szCs w:val="22"/>
              </w:rPr>
              <w:t>Cortocircuito</w:t>
            </w:r>
          </w:p>
          <w:p w:rsidR="004D6FF5">
            <w:pPr>
              <w:spacing w:line="276" w:lineRule="auto"/>
              <w:jc w:val="both"/>
              <w:rPr>
                <w:b w:val="0"/>
                <w:sz w:val="22"/>
                <w:szCs w:val="22"/>
              </w:rPr>
            </w:pPr>
            <w:r>
              <w:rPr>
                <w:b w:val="0"/>
                <w:sz w:val="22"/>
                <w:szCs w:val="22"/>
              </w:rPr>
              <w:t>Electricidad estática</w:t>
            </w:r>
          </w:p>
          <w:p w:rsidR="004D6FF5">
            <w:pPr>
              <w:spacing w:line="276" w:lineRule="auto"/>
              <w:jc w:val="both"/>
              <w:rPr>
                <w:b w:val="0"/>
                <w:sz w:val="22"/>
                <w:szCs w:val="22"/>
              </w:rPr>
            </w:pPr>
            <w:r>
              <w:rPr>
                <w:b w:val="0"/>
                <w:sz w:val="22"/>
                <w:szCs w:val="22"/>
              </w:rPr>
              <w:t>Rayos</w:t>
            </w:r>
          </w:p>
          <w:p w:rsidR="004D6FF5">
            <w:pPr>
              <w:spacing w:line="276" w:lineRule="auto"/>
              <w:jc w:val="both"/>
              <w:rPr>
                <w:b w:val="0"/>
                <w:sz w:val="22"/>
                <w:szCs w:val="22"/>
              </w:rPr>
            </w:pPr>
            <w:r>
              <w:rPr>
                <w:b w:val="0"/>
                <w:sz w:val="22"/>
                <w:szCs w:val="22"/>
              </w:rPr>
              <w:t xml:space="preserve">Sobrecarga </w:t>
            </w:r>
          </w:p>
          <w:p w:rsidR="004D6FF5">
            <w:pPr>
              <w:spacing w:line="276" w:lineRule="auto"/>
              <w:jc w:val="both"/>
              <w:rPr>
                <w:b w:val="0"/>
                <w:sz w:val="22"/>
                <w:szCs w:val="22"/>
              </w:rPr>
            </w:pPr>
            <w:r>
              <w:rPr>
                <w:b w:val="0"/>
                <w:sz w:val="22"/>
                <w:szCs w:val="22"/>
              </w:rPr>
              <w:t>Tensión de contacto</w:t>
            </w:r>
          </w:p>
          <w:p w:rsidR="004D6FF5">
            <w:pPr>
              <w:spacing w:line="276" w:lineRule="auto"/>
              <w:jc w:val="both"/>
              <w:rPr>
                <w:b w:val="0"/>
                <w:sz w:val="22"/>
                <w:szCs w:val="22"/>
              </w:rPr>
            </w:pPr>
            <w:r>
              <w:rPr>
                <w:b w:val="0"/>
                <w:sz w:val="22"/>
                <w:szCs w:val="22"/>
              </w:rPr>
              <w:t>Tensión de paso</w:t>
            </w:r>
          </w:p>
          <w:p w:rsidR="004D6FF5">
            <w:pPr>
              <w:spacing w:line="276" w:lineRule="auto"/>
              <w:jc w:val="both"/>
              <w:rPr>
                <w:color w:val="666666"/>
                <w:sz w:val="22"/>
                <w:szCs w:val="22"/>
              </w:rPr>
            </w:pPr>
            <w:r>
              <w:rPr>
                <w:b w:val="0"/>
                <w:sz w:val="22"/>
                <w:szCs w:val="22"/>
              </w:rPr>
              <w:t>Según estos riesgos, en el proceso de revisión se valida que estén las medidas de prevención y de corrección para que no ocurran incidentes dentro de una instalación eléctrica.</w:t>
            </w: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047048" cy="2961013"/>
                  <wp:effectExtent l="0" t="0" r="0" b="0"/>
                  <wp:docPr id="477" name="image42.png"/>
                  <wp:cNvGraphicFramePr/>
                  <a:graphic xmlns:a="http://schemas.openxmlformats.org/drawingml/2006/main">
                    <a:graphicData uri="http://schemas.openxmlformats.org/drawingml/2006/picture">
                      <pic:pic xmlns:pic="http://schemas.openxmlformats.org/drawingml/2006/picture">
                        <pic:nvPicPr>
                          <pic:cNvPr id="0" name="image42.png"/>
                          <pic:cNvPicPr/>
                        </pic:nvPicPr>
                        <pic:blipFill>
                          <a:blip xmlns:r="http://schemas.openxmlformats.org/officeDocument/2006/relationships" r:embed="rId44"/>
                          <a:stretch>
                            <a:fillRect/>
                          </a:stretch>
                        </pic:blipFill>
                        <pic:spPr>
                          <a:xfrm>
                            <a:off x="0" y="0"/>
                            <a:ext cx="3047048" cy="2961013"/>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Punto modal 7</w:t>
            </w:r>
          </w:p>
        </w:tc>
        <w:tc>
          <w:tcPr>
            <w:tcW w:w="5155" w:type="dxa"/>
            <w:shd w:val="clear" w:color="auto" w:fill="auto"/>
            <w:tcMar>
              <w:top w:w="100" w:type="dxa"/>
              <w:left w:w="100" w:type="dxa"/>
              <w:bottom w:w="100" w:type="dxa"/>
              <w:right w:w="100" w:type="dxa"/>
            </w:tcMar>
          </w:tcPr>
          <w:p w:rsidR="004D6FF5">
            <w:pPr>
              <w:spacing w:line="276" w:lineRule="auto"/>
              <w:jc w:val="both"/>
              <w:rPr>
                <w:b w:val="0"/>
                <w:color w:val="38761D"/>
                <w:sz w:val="22"/>
                <w:szCs w:val="22"/>
              </w:rPr>
            </w:pPr>
            <w:r w:rsidRPr="006219F1">
              <w:rPr>
                <w:b w:val="0"/>
                <w:sz w:val="22"/>
                <w:szCs w:val="22"/>
              </w:rPr>
              <w:t>Descripción de instalaciones eléctricas: en este aparte se deben detallar las instalaciones o dispositivos eléctricos que se encuentren, tales como la subestación eléctrica, los tableros de distribución, redes de baja tensión e iluminación externa, apantallamiento y puesta a tierra.</w:t>
            </w: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257550" cy="2909888"/>
                  <wp:effectExtent l="0" t="0" r="0" b="0"/>
                  <wp:docPr id="4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xmlns:r="http://schemas.openxmlformats.org/officeDocument/2006/relationships" r:embed="rId45"/>
                          <a:stretch>
                            <a:fillRect/>
                          </a:stretch>
                        </pic:blipFill>
                        <pic:spPr>
                          <a:xfrm>
                            <a:off x="0" y="0"/>
                            <a:ext cx="3257550" cy="2909888"/>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Punto modal 8</w:t>
            </w:r>
          </w:p>
        </w:tc>
        <w:tc>
          <w:tcPr>
            <w:tcW w:w="515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Medidas realizadas: en este capítulo se definen las medidas que se van a realizar en la instalación, ya sea nueva o usada. Además, se deben tabular los valores obtenidos para validar el correcto funcionamiento de las instalaciones.</w:t>
            </w:r>
          </w:p>
          <w:p w:rsidR="004D6FF5">
            <w:pPr>
              <w:widowControl w:val="0"/>
              <w:rPr>
                <w:color w:val="666666"/>
                <w:sz w:val="22"/>
                <w:szCs w:val="22"/>
              </w:rPr>
            </w:pP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3066098" cy="2979525"/>
                  <wp:effectExtent l="0" t="0" r="0" b="0"/>
                  <wp:docPr id="4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xmlns:r="http://schemas.openxmlformats.org/officeDocument/2006/relationships" r:embed="rId46"/>
                          <a:stretch>
                            <a:fillRect/>
                          </a:stretch>
                        </pic:blipFill>
                        <pic:spPr>
                          <a:xfrm>
                            <a:off x="0" y="0"/>
                            <a:ext cx="3066098" cy="2979525"/>
                          </a:xfrm>
                          <a:prstGeom prst="rect">
                            <a:avLst/>
                          </a:prstGeom>
                        </pic:spPr>
                      </pic:pic>
                    </a:graphicData>
                  </a:graphic>
                </wp:inline>
              </w:drawing>
            </w:r>
          </w:p>
        </w:tc>
      </w:tr>
      <w:tr>
        <w:tblPrEx>
          <w:tblW w:w="13411" w:type="dxa"/>
          <w:tblInd w:w="-100" w:type="dxa"/>
          <w:tblLayout w:type="fixed"/>
          <w:tblLook w:val="0600"/>
        </w:tblPrEx>
        <w:tc>
          <w:tcPr>
            <w:tcW w:w="1739" w:type="dxa"/>
            <w:shd w:val="clear" w:color="auto" w:fill="auto"/>
            <w:tcMar>
              <w:top w:w="100" w:type="dxa"/>
              <w:left w:w="100" w:type="dxa"/>
              <w:bottom w:w="100" w:type="dxa"/>
              <w:right w:w="100" w:type="dxa"/>
            </w:tcMar>
          </w:tcPr>
          <w:p w:rsidR="004D6FF5">
            <w:pPr>
              <w:widowControl w:val="0"/>
              <w:rPr>
                <w:sz w:val="22"/>
                <w:szCs w:val="22"/>
              </w:rPr>
            </w:pPr>
            <w:r>
              <w:rPr>
                <w:sz w:val="22"/>
                <w:szCs w:val="22"/>
              </w:rPr>
              <w:t>Punto modal 9</w:t>
            </w:r>
          </w:p>
        </w:tc>
        <w:tc>
          <w:tcPr>
            <w:tcW w:w="5155"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Recomendaciones: en esta sección se establecen las oportunidades de mejora, adiciones que permitan llevar a un mejor funcionamiento de las instalaciones realizadas.</w:t>
            </w:r>
          </w:p>
          <w:p w:rsidR="004D6FF5">
            <w:pPr>
              <w:widowControl w:val="0"/>
              <w:rPr>
                <w:color w:val="666666"/>
                <w:sz w:val="22"/>
                <w:szCs w:val="22"/>
              </w:rPr>
            </w:pPr>
          </w:p>
        </w:tc>
        <w:tc>
          <w:tcPr>
            <w:tcW w:w="6517" w:type="dxa"/>
            <w:shd w:val="clear" w:color="auto" w:fill="auto"/>
            <w:tcMar>
              <w:top w:w="100" w:type="dxa"/>
              <w:left w:w="100" w:type="dxa"/>
              <w:bottom w:w="100" w:type="dxa"/>
              <w:right w:w="100" w:type="dxa"/>
            </w:tcMar>
          </w:tcPr>
          <w:p w:rsidR="004D6FF5">
            <w:pPr>
              <w:widowControl w:val="0"/>
              <w:jc w:val="center"/>
              <w:rPr>
                <w:color w:val="666666"/>
                <w:sz w:val="22"/>
                <w:szCs w:val="22"/>
              </w:rPr>
            </w:pPr>
            <w:r>
              <w:rPr>
                <w:noProof/>
                <w:color w:val="666666"/>
              </w:rPr>
              <w:drawing>
                <wp:inline distT="114300" distB="114300" distL="114300" distR="114300">
                  <wp:extent cx="2906078" cy="2837699"/>
                  <wp:effectExtent l="0" t="0" r="0" b="0"/>
                  <wp:docPr id="452" name="image29.png"/>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xmlns:r="http://schemas.openxmlformats.org/officeDocument/2006/relationships" r:embed="rId47"/>
                          <a:stretch>
                            <a:fillRect/>
                          </a:stretch>
                        </pic:blipFill>
                        <pic:spPr>
                          <a:xfrm>
                            <a:off x="0" y="0"/>
                            <a:ext cx="2906078" cy="2837699"/>
                          </a:xfrm>
                          <a:prstGeom prst="rect">
                            <a:avLst/>
                          </a:prstGeom>
                        </pic:spPr>
                      </pic:pic>
                    </a:graphicData>
                  </a:graphic>
                </wp:inline>
              </w:drawing>
            </w:r>
          </w:p>
        </w:tc>
      </w:tr>
    </w:tbl>
    <w:p w:rsidR="004D6FF5"/>
    <w:p w:rsidR="004D6FF5">
      <w:pPr>
        <w:jc w:val="both"/>
      </w:pPr>
    </w:p>
    <w:p w:rsidR="004D6FF5">
      <w:pPr>
        <w:numPr>
          <w:ilvl w:val="1"/>
          <w:numId w:val="2"/>
        </w:numPr>
        <w:jc w:val="both"/>
        <w:rPr>
          <w:b/>
        </w:rPr>
      </w:pPr>
      <w:r>
        <w:rPr>
          <w:b/>
        </w:rPr>
        <w:t>Informe de instalación</w:t>
      </w:r>
    </w:p>
    <w:p w:rsidR="004D6FF5">
      <w:pPr>
        <w:spacing w:line="240" w:lineRule="auto"/>
      </w:pPr>
    </w:p>
    <w:tbl>
      <w:tblPr>
        <w:tblStyle w:val="affffffffff8"/>
        <w:tblW w:w="1342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pPr>
              <w:keepNext/>
              <w:keepLines/>
              <w:spacing w:before="400" w:after="120"/>
              <w:jc w:val="center"/>
              <w:rPr>
                <w:b w:val="0"/>
                <w:sz w:val="22"/>
                <w:szCs w:val="22"/>
              </w:rPr>
            </w:pPr>
            <w:r>
              <w:rPr>
                <w:b w:val="0"/>
                <w:sz w:val="22"/>
                <w:szCs w:val="22"/>
              </w:rPr>
              <w:t>Cuadro de texto</w:t>
            </w:r>
          </w:p>
        </w:tc>
      </w:tr>
      <w:tr>
        <w:tblPrEx>
          <w:tblW w:w="13422" w:type="dxa"/>
          <w:tblInd w:w="-120" w:type="dxa"/>
          <w:tblLayout w:type="fixed"/>
          <w:tblLook w:val="0400"/>
        </w:tblPrEx>
        <w:tc>
          <w:tcPr>
            <w:tcW w:w="13422" w:type="dxa"/>
          </w:tcPr>
          <w:p w:rsidR="004D6FF5">
            <w:pPr>
              <w:tabs>
                <w:tab w:val="left" w:pos="14459"/>
              </w:tabs>
              <w:spacing w:after="120"/>
              <w:ind w:right="175"/>
              <w:jc w:val="both"/>
              <w:rPr>
                <w:b w:val="0"/>
                <w:sz w:val="22"/>
                <w:szCs w:val="22"/>
              </w:rPr>
            </w:pPr>
            <w:r>
              <w:rPr>
                <w:b w:val="0"/>
                <w:sz w:val="22"/>
                <w:szCs w:val="22"/>
              </w:rPr>
              <w:t>El informe de instalación es un conjunto de la información referente a cada uno de los elementos que conforman ese montaje.</w:t>
            </w:r>
          </w:p>
        </w:tc>
      </w:tr>
    </w:tbl>
    <w:p w:rsidR="004D6FF5">
      <w:pPr>
        <w:spacing w:line="240" w:lineRule="auto"/>
        <w:rPr>
          <w:highlight w:val="yellow"/>
        </w:rPr>
      </w:pPr>
    </w:p>
    <w:p w:rsidR="004D6FF5"/>
    <w:tbl>
      <w:tblPr>
        <w:tblStyle w:val="affffffffff9"/>
        <w:tblW w:w="134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3360"/>
        <w:gridCol w:w="1472"/>
        <w:gridCol w:w="3937"/>
        <w:gridCol w:w="3372"/>
      </w:tblGrid>
      <w:tr>
        <w:tblPrEx>
          <w:tblW w:w="134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460"/>
        </w:trPr>
        <w:tc>
          <w:tcPr>
            <w:tcW w:w="1260"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12141" w:type="dxa"/>
            <w:gridSpan w:val="4"/>
            <w:shd w:val="clear" w:color="auto" w:fill="C9DAF8"/>
            <w:tcMar>
              <w:top w:w="100" w:type="dxa"/>
              <w:left w:w="100" w:type="dxa"/>
              <w:bottom w:w="100" w:type="dxa"/>
              <w:right w:w="100" w:type="dxa"/>
            </w:tcMar>
          </w:tcPr>
          <w:p w:rsidR="004D6FF5">
            <w:pPr>
              <w:keepNext/>
              <w:keepLines/>
              <w:widowControl w:val="0"/>
              <w:spacing w:after="60"/>
              <w:jc w:val="center"/>
              <w:rPr>
                <w:sz w:val="22"/>
                <w:szCs w:val="22"/>
              </w:rPr>
            </w:pPr>
            <w:bookmarkStart w:id="17" w:name="_heading=h.lnxbz9" w:colFirst="0" w:colLast="0"/>
            <w:bookmarkEnd w:id="17"/>
            <w:r>
              <w:rPr>
                <w:sz w:val="22"/>
                <w:szCs w:val="22"/>
              </w:rPr>
              <w:t>Video spot animado</w:t>
            </w:r>
          </w:p>
        </w:tc>
      </w:tr>
      <w:tr>
        <w:tblPrEx>
          <w:tblW w:w="13401" w:type="dxa"/>
          <w:tblInd w:w="-100" w:type="dxa"/>
          <w:tblLayout w:type="fixed"/>
          <w:tblLook w:val="0600"/>
        </w:tblPrEx>
        <w:trPr>
          <w:trHeight w:val="460"/>
        </w:trPr>
        <w:tc>
          <w:tcPr>
            <w:tcW w:w="1260"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NOTA</w:t>
            </w:r>
          </w:p>
        </w:tc>
        <w:tc>
          <w:tcPr>
            <w:tcW w:w="12141" w:type="dxa"/>
            <w:gridSpan w:val="4"/>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La totalidad del texto locutado para el video no debe superar las 500 palabras aproximadamente</w:t>
            </w:r>
          </w:p>
        </w:tc>
      </w:tr>
      <w:tr>
        <w:tblPrEx>
          <w:tblW w:w="13401" w:type="dxa"/>
          <w:tblInd w:w="-100" w:type="dxa"/>
          <w:tblLayout w:type="fixed"/>
          <w:tblLook w:val="0600"/>
        </w:tblPrEx>
        <w:trPr>
          <w:trHeight w:val="420"/>
        </w:trPr>
        <w:tc>
          <w:tcPr>
            <w:tcW w:w="1260" w:type="dxa"/>
            <w:shd w:val="clear" w:color="auto" w:fill="auto"/>
            <w:tcMar>
              <w:top w:w="100" w:type="dxa"/>
              <w:left w:w="100" w:type="dxa"/>
              <w:bottom w:w="100" w:type="dxa"/>
              <w:right w:w="100" w:type="dxa"/>
            </w:tcMar>
          </w:tcPr>
          <w:p w:rsidR="004D6FF5">
            <w:pPr>
              <w:widowControl w:val="0"/>
              <w:rPr>
                <w:sz w:val="22"/>
                <w:szCs w:val="22"/>
              </w:rPr>
            </w:pPr>
            <w:r>
              <w:rPr>
                <w:sz w:val="22"/>
                <w:szCs w:val="22"/>
              </w:rPr>
              <w:t xml:space="preserve">Título </w:t>
            </w:r>
          </w:p>
        </w:tc>
        <w:tc>
          <w:tcPr>
            <w:tcW w:w="12141" w:type="dxa"/>
            <w:gridSpan w:val="4"/>
            <w:shd w:val="clear" w:color="auto" w:fill="auto"/>
            <w:tcMar>
              <w:top w:w="100" w:type="dxa"/>
              <w:left w:w="100" w:type="dxa"/>
              <w:bottom w:w="100" w:type="dxa"/>
              <w:right w:w="100" w:type="dxa"/>
            </w:tcMar>
          </w:tcPr>
          <w:p w:rsidR="004D6FF5">
            <w:pPr>
              <w:widowControl w:val="0"/>
              <w:rPr>
                <w:b w:val="0"/>
                <w:sz w:val="22"/>
                <w:szCs w:val="22"/>
              </w:rPr>
            </w:pPr>
            <w:r>
              <w:rPr>
                <w:b w:val="0"/>
                <w:sz w:val="22"/>
                <w:szCs w:val="22"/>
              </w:rPr>
              <w:t>Informe de instalación</w:t>
            </w: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sz w:val="22"/>
                <w:szCs w:val="22"/>
              </w:rPr>
            </w:pPr>
            <w:r>
              <w:rPr>
                <w:sz w:val="22"/>
                <w:szCs w:val="22"/>
              </w:rPr>
              <w:t>Escena</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Imagen</w:t>
            </w:r>
          </w:p>
        </w:tc>
        <w:tc>
          <w:tcPr>
            <w:tcW w:w="1472" w:type="dxa"/>
            <w:shd w:val="clear" w:color="auto" w:fill="auto"/>
            <w:tcMar>
              <w:top w:w="100" w:type="dxa"/>
              <w:left w:w="100" w:type="dxa"/>
              <w:bottom w:w="100" w:type="dxa"/>
              <w:right w:w="100" w:type="dxa"/>
            </w:tcMar>
          </w:tcPr>
          <w:p w:rsidR="004D6FF5">
            <w:pPr>
              <w:widowControl w:val="0"/>
              <w:rPr>
                <w:sz w:val="22"/>
                <w:szCs w:val="22"/>
              </w:rPr>
            </w:pPr>
            <w:r>
              <w:rPr>
                <w:sz w:val="22"/>
                <w:szCs w:val="22"/>
              </w:rPr>
              <w:t>Sonido</w:t>
            </w:r>
          </w:p>
        </w:tc>
        <w:tc>
          <w:tcPr>
            <w:tcW w:w="3937" w:type="dxa"/>
            <w:shd w:val="clear" w:color="auto" w:fill="auto"/>
            <w:tcMar>
              <w:top w:w="100" w:type="dxa"/>
              <w:left w:w="100" w:type="dxa"/>
              <w:bottom w:w="100" w:type="dxa"/>
              <w:right w:w="100" w:type="dxa"/>
            </w:tcMar>
          </w:tcPr>
          <w:p w:rsidR="004D6FF5">
            <w:pPr>
              <w:widowControl w:val="0"/>
              <w:rPr>
                <w:sz w:val="22"/>
                <w:szCs w:val="22"/>
              </w:rPr>
            </w:pPr>
            <w:r>
              <w:rPr>
                <w:sz w:val="22"/>
                <w:szCs w:val="22"/>
              </w:rPr>
              <w:t>Narración (voz en off)</w:t>
            </w:r>
          </w:p>
        </w:tc>
        <w:tc>
          <w:tcPr>
            <w:tcW w:w="3372" w:type="dxa"/>
            <w:shd w:val="clear" w:color="auto" w:fill="auto"/>
            <w:tcMar>
              <w:top w:w="100" w:type="dxa"/>
              <w:left w:w="100" w:type="dxa"/>
              <w:bottom w:w="100" w:type="dxa"/>
              <w:right w:w="100" w:type="dxa"/>
            </w:tcMar>
          </w:tcPr>
          <w:p w:rsidR="004D6FF5">
            <w:pPr>
              <w:widowControl w:val="0"/>
              <w:rPr>
                <w:sz w:val="22"/>
                <w:szCs w:val="22"/>
              </w:rPr>
            </w:pPr>
            <w:r>
              <w:rPr>
                <w:sz w:val="22"/>
                <w:szCs w:val="22"/>
              </w:rPr>
              <w:t>Texto</w:t>
            </w: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1</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Informe</w:t>
            </w:r>
          </w:p>
          <w:p w:rsidR="004D6FF5">
            <w:pPr>
              <w:widowControl w:val="0"/>
              <w:rPr>
                <w:sz w:val="22"/>
                <w:szCs w:val="22"/>
              </w:rPr>
            </w:pPr>
            <w:sdt>
              <w:sdtPr>
                <w:tag w:val="goog_rdk_39"/>
                <w:id w:val="694582344"/>
                <w:richText/>
              </w:sdtPr>
              <w:sdtContent/>
            </w:sdt>
            <w:r>
              <w:rPr>
                <w:noProof/>
              </w:rPr>
              <w:drawing>
                <wp:inline distT="114300" distB="114300" distL="114300" distR="114300">
                  <wp:extent cx="2085975" cy="1397000"/>
                  <wp:effectExtent l="0" t="0" r="0" b="0"/>
                  <wp:docPr id="453"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xmlns:r="http://schemas.openxmlformats.org/officeDocument/2006/relationships" r:embed="rId48"/>
                          <a:stretch>
                            <a:fillRect/>
                          </a:stretch>
                        </pic:blipFill>
                        <pic:spPr>
                          <a:xfrm>
                            <a:off x="0" y="0"/>
                            <a:ext cx="2085975" cy="1397000"/>
                          </a:xfrm>
                          <a:prstGeom prst="rect">
                            <a:avLst/>
                          </a:prstGeom>
                        </pic:spPr>
                      </pic:pic>
                    </a:graphicData>
                  </a:graphic>
                </wp:inline>
              </w:drawing>
            </w:r>
          </w:p>
          <w:p w:rsidR="004D6FF5">
            <w:pPr>
              <w:widowControl w:val="0"/>
              <w:rPr>
                <w:sz w:val="22"/>
                <w:szCs w:val="22"/>
              </w:rPr>
            </w:pPr>
            <w:r>
              <w:rPr>
                <w:sz w:val="22"/>
                <w:szCs w:val="22"/>
              </w:rPr>
              <w:t>Imagen: 228116_v13</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El informe debe contener todos los tópicos que indica la norma, los cuales son:</w:t>
            </w:r>
          </w:p>
        </w:tc>
        <w:tc>
          <w:tcPr>
            <w:tcW w:w="3372" w:type="dxa"/>
            <w:shd w:val="clear" w:color="auto" w:fill="auto"/>
            <w:tcMar>
              <w:top w:w="100" w:type="dxa"/>
              <w:left w:w="100" w:type="dxa"/>
              <w:bottom w:w="100" w:type="dxa"/>
              <w:right w:w="100" w:type="dxa"/>
            </w:tcMar>
          </w:tcPr>
          <w:p w:rsidR="004D6FF5">
            <w:pPr>
              <w:widowControl w:val="0"/>
              <w:rPr>
                <w:sz w:val="22"/>
                <w:szCs w:val="22"/>
              </w:rPr>
            </w:pPr>
            <w:r>
              <w:rPr>
                <w:sz w:val="22"/>
                <w:szCs w:val="22"/>
              </w:rPr>
              <w:t>Informe</w:t>
            </w:r>
          </w:p>
          <w:p w:rsidR="004D6FF5">
            <w:pPr>
              <w:spacing w:line="276" w:lineRule="auto"/>
              <w:jc w:val="both"/>
              <w:rPr>
                <w:sz w:val="22"/>
                <w:szCs w:val="22"/>
              </w:rPr>
            </w:pPr>
            <w:r>
              <w:rPr>
                <w:sz w:val="22"/>
                <w:szCs w:val="22"/>
              </w:rPr>
              <w:t>Tópicos</w:t>
            </w:r>
          </w:p>
          <w:p w:rsidR="004D6FF5">
            <w:pPr>
              <w:spacing w:line="276" w:lineRule="auto"/>
              <w:jc w:val="both"/>
              <w:rPr>
                <w:sz w:val="22"/>
                <w:szCs w:val="22"/>
              </w:rPr>
            </w:pPr>
            <w:r>
              <w:rPr>
                <w:sz w:val="22"/>
                <w:szCs w:val="22"/>
              </w:rPr>
              <w:t>Norma</w:t>
            </w: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2</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Reglamentaciones</w:t>
            </w:r>
          </w:p>
          <w:p w:rsidR="004D6FF5">
            <w:pPr>
              <w:widowControl w:val="0"/>
              <w:rPr>
                <w:color w:val="999999"/>
                <w:sz w:val="22"/>
                <w:szCs w:val="22"/>
              </w:rPr>
            </w:pPr>
          </w:p>
          <w:p w:rsidR="004D6FF5">
            <w:pPr>
              <w:widowControl w:val="0"/>
              <w:rPr>
                <w:color w:val="999999"/>
                <w:sz w:val="22"/>
                <w:szCs w:val="22"/>
              </w:rPr>
            </w:pPr>
            <w:sdt>
              <w:sdtPr>
                <w:tag w:val="goog_rdk_40"/>
                <w:id w:val="1728179052"/>
                <w:richText/>
              </w:sdtPr>
              <w:sdtContent/>
            </w:sdt>
            <w:r>
              <w:rPr>
                <w:noProof/>
                <w:color w:val="999999"/>
              </w:rPr>
              <w:drawing>
                <wp:inline distT="114300" distB="114300" distL="114300" distR="114300">
                  <wp:extent cx="1990725" cy="937927"/>
                  <wp:effectExtent l="0" t="0" r="0" b="0"/>
                  <wp:docPr id="454"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xmlns:r="http://schemas.openxmlformats.org/officeDocument/2006/relationships" r:embed="rId49"/>
                          <a:stretch>
                            <a:fillRect/>
                          </a:stretch>
                        </pic:blipFill>
                        <pic:spPr>
                          <a:xfrm>
                            <a:off x="0" y="0"/>
                            <a:ext cx="1990725" cy="937927"/>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228116_v14</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after="200"/>
              <w:jc w:val="both"/>
              <w:rPr>
                <w:b w:val="0"/>
                <w:sz w:val="22"/>
                <w:szCs w:val="22"/>
              </w:rPr>
            </w:pPr>
            <w:r>
              <w:rPr>
                <w:b w:val="0"/>
                <w:sz w:val="22"/>
                <w:szCs w:val="22"/>
              </w:rPr>
              <w:t xml:space="preserve">Reglamentaciones: en el proceso del informe de instalación se debe establecer cuál o cuáles son las normas que se deben </w:t>
            </w:r>
            <w:r>
              <w:rPr>
                <w:b w:val="0"/>
                <w:sz w:val="22"/>
                <w:szCs w:val="22"/>
              </w:rPr>
              <w:t>cumplir..</w:t>
            </w:r>
          </w:p>
          <w:p w:rsidR="004D6FF5">
            <w:pPr>
              <w:spacing w:after="200"/>
              <w:jc w:val="both"/>
              <w:rPr>
                <w:b w:val="0"/>
                <w:sz w:val="22"/>
                <w:szCs w:val="22"/>
              </w:rPr>
            </w:pPr>
            <w:r>
              <w:rPr>
                <w:b w:val="0"/>
                <w:sz w:val="22"/>
                <w:szCs w:val="22"/>
              </w:rPr>
              <w:t xml:space="preserve">En el caso de las instalaciones, en Colombia, se establece que deben </w:t>
            </w:r>
            <w:r>
              <w:rPr>
                <w:b w:val="0"/>
                <w:sz w:val="22"/>
                <w:szCs w:val="22"/>
              </w:rPr>
              <w:t>cumplir las normas NTC 2050 y la RETIE.</w:t>
            </w:r>
          </w:p>
          <w:p w:rsidR="004D6FF5">
            <w:pPr>
              <w:jc w:val="both"/>
              <w:rPr>
                <w:b w:val="0"/>
                <w:sz w:val="22"/>
                <w:szCs w:val="22"/>
              </w:rPr>
            </w:pPr>
            <w:r>
              <w:rPr>
                <w:b w:val="0"/>
                <w:sz w:val="22"/>
                <w:szCs w:val="22"/>
              </w:rPr>
              <w:t>En la descripción se toma norma por norma y se entrega una validación del acatamiento de cada una. Este proceso se debe realizar como una lista de implantación de la norma NTC 2050 y otra lista de chequeo de cumplimiento de la norma RETIE.</w:t>
            </w:r>
          </w:p>
          <w:p w:rsidR="004D6FF5">
            <w:pPr>
              <w:widowControl w:val="0"/>
              <w:rPr>
                <w:b w:val="0"/>
                <w:color w:val="999999"/>
                <w:sz w:val="22"/>
                <w:szCs w:val="22"/>
              </w:rPr>
            </w:pPr>
          </w:p>
        </w:tc>
        <w:tc>
          <w:tcPr>
            <w:tcW w:w="3372" w:type="dxa"/>
            <w:shd w:val="clear" w:color="auto" w:fill="auto"/>
            <w:tcMar>
              <w:top w:w="100" w:type="dxa"/>
              <w:left w:w="100" w:type="dxa"/>
              <w:bottom w:w="100" w:type="dxa"/>
              <w:right w:w="100" w:type="dxa"/>
            </w:tcMar>
          </w:tcPr>
          <w:p w:rsidR="004D6FF5">
            <w:pPr>
              <w:jc w:val="both"/>
              <w:rPr>
                <w:sz w:val="22"/>
                <w:szCs w:val="22"/>
              </w:rPr>
            </w:pPr>
            <w:r>
              <w:rPr>
                <w:sz w:val="22"/>
                <w:szCs w:val="22"/>
              </w:rPr>
              <w:t>Informe de instalación</w:t>
            </w:r>
          </w:p>
          <w:p w:rsidR="004D6FF5">
            <w:pPr>
              <w:jc w:val="both"/>
              <w:rPr>
                <w:sz w:val="22"/>
                <w:szCs w:val="22"/>
              </w:rPr>
            </w:pPr>
            <w:r>
              <w:rPr>
                <w:sz w:val="22"/>
                <w:szCs w:val="22"/>
              </w:rPr>
              <w:t>Normas</w:t>
            </w:r>
          </w:p>
          <w:p w:rsidR="004D6FF5">
            <w:pPr>
              <w:jc w:val="both"/>
              <w:rPr>
                <w:sz w:val="22"/>
                <w:szCs w:val="22"/>
              </w:rPr>
            </w:pPr>
            <w:r>
              <w:rPr>
                <w:sz w:val="22"/>
                <w:szCs w:val="22"/>
              </w:rPr>
              <w:t>Proceso de instalación</w:t>
            </w:r>
          </w:p>
          <w:p w:rsidR="004D6FF5">
            <w:pPr>
              <w:spacing w:line="276" w:lineRule="auto"/>
              <w:jc w:val="both"/>
              <w:rPr>
                <w:sz w:val="22"/>
                <w:szCs w:val="22"/>
              </w:rPr>
            </w:pPr>
            <w:r>
              <w:rPr>
                <w:sz w:val="22"/>
                <w:szCs w:val="22"/>
              </w:rPr>
              <w:t>NTC 2050 y la RETIE</w:t>
            </w:r>
          </w:p>
          <w:p w:rsidR="004D6FF5">
            <w:pPr>
              <w:spacing w:line="276" w:lineRule="auto"/>
              <w:jc w:val="both"/>
              <w:rPr>
                <w:sz w:val="22"/>
                <w:szCs w:val="22"/>
              </w:rPr>
            </w:pPr>
            <w:r>
              <w:rPr>
                <w:sz w:val="22"/>
                <w:szCs w:val="22"/>
              </w:rPr>
              <w:t>Validación</w:t>
            </w:r>
          </w:p>
          <w:p w:rsidR="004D6FF5">
            <w:pPr>
              <w:spacing w:line="276" w:lineRule="auto"/>
              <w:jc w:val="both"/>
              <w:rPr>
                <w:sz w:val="22"/>
                <w:szCs w:val="22"/>
              </w:rPr>
            </w:pPr>
            <w:r>
              <w:rPr>
                <w:sz w:val="22"/>
                <w:szCs w:val="22"/>
              </w:rPr>
              <w:t xml:space="preserve">Lista de implantación </w:t>
            </w: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3</w:t>
            </w:r>
          </w:p>
        </w:tc>
        <w:tc>
          <w:tcPr>
            <w:tcW w:w="3360" w:type="dxa"/>
            <w:shd w:val="clear" w:color="auto" w:fill="auto"/>
            <w:tcMar>
              <w:top w:w="100" w:type="dxa"/>
              <w:left w:w="100" w:type="dxa"/>
              <w:bottom w:w="100" w:type="dxa"/>
              <w:right w:w="100" w:type="dxa"/>
            </w:tcMar>
          </w:tcPr>
          <w:p w:rsidR="004D6FF5">
            <w:pPr>
              <w:spacing w:after="200" w:line="276" w:lineRule="auto"/>
              <w:jc w:val="both"/>
              <w:rPr>
                <w:color w:val="999999"/>
                <w:sz w:val="22"/>
                <w:szCs w:val="22"/>
              </w:rPr>
            </w:pPr>
            <w:r>
              <w:rPr>
                <w:sz w:val="22"/>
                <w:szCs w:val="22"/>
              </w:rPr>
              <w:t>Instalaciones Eléctricas</w:t>
            </w:r>
          </w:p>
          <w:p w:rsidR="004D6FF5">
            <w:pPr>
              <w:widowControl w:val="0"/>
              <w:rPr>
                <w:sz w:val="22"/>
                <w:szCs w:val="22"/>
              </w:rPr>
            </w:pPr>
            <w:sdt>
              <w:sdtPr>
                <w:tag w:val="goog_rdk_41"/>
                <w:id w:val="2107758231"/>
                <w:richText/>
              </w:sdtPr>
              <w:sdtContent/>
            </w:sdt>
            <w:r>
              <w:rPr>
                <w:noProof/>
              </w:rPr>
              <w:drawing>
                <wp:inline distT="114300" distB="114300" distL="114300" distR="114300">
                  <wp:extent cx="1990725" cy="1066653"/>
                  <wp:effectExtent l="0" t="0" r="0" b="0"/>
                  <wp:docPr id="4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xmlns:r="http://schemas.openxmlformats.org/officeDocument/2006/relationships" r:embed="rId50"/>
                          <a:stretch>
                            <a:fillRect/>
                          </a:stretch>
                        </pic:blipFill>
                        <pic:spPr>
                          <a:xfrm>
                            <a:off x="0" y="0"/>
                            <a:ext cx="1990725" cy="1066653"/>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228116_v15</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after="200" w:line="276" w:lineRule="auto"/>
              <w:jc w:val="both"/>
              <w:rPr>
                <w:b w:val="0"/>
                <w:sz w:val="22"/>
                <w:szCs w:val="22"/>
              </w:rPr>
            </w:pPr>
            <w:sdt>
              <w:sdtPr>
                <w:tag w:val="goog_rdk_42"/>
                <w:id w:val="501705171"/>
                <w:richText/>
              </w:sdtPr>
              <w:sdtContent/>
            </w:sdt>
            <w:r>
              <w:rPr>
                <w:b w:val="0"/>
                <w:sz w:val="22"/>
                <w:szCs w:val="22"/>
              </w:rPr>
              <w:t>Instalaciones eléctricas:</w:t>
            </w:r>
          </w:p>
          <w:p w:rsidR="004D6FF5">
            <w:pPr>
              <w:spacing w:after="200" w:line="276" w:lineRule="auto"/>
              <w:jc w:val="both"/>
              <w:rPr>
                <w:b w:val="0"/>
                <w:sz w:val="22"/>
                <w:szCs w:val="22"/>
              </w:rPr>
            </w:pPr>
            <w:r>
              <w:rPr>
                <w:b w:val="0"/>
                <w:sz w:val="22"/>
                <w:szCs w:val="22"/>
              </w:rPr>
              <w:t>Sistema eléctrico: se deben validar las instalaciones de los sistemas eléctricos de generación, transmisión, distribución y utilización de la energía eléctrica.</w:t>
            </w:r>
          </w:p>
          <w:p w:rsidR="004D6FF5">
            <w:pPr>
              <w:spacing w:after="200" w:line="276" w:lineRule="auto"/>
              <w:jc w:val="both"/>
              <w:rPr>
                <w:color w:val="999999"/>
                <w:sz w:val="22"/>
                <w:szCs w:val="22"/>
              </w:rPr>
            </w:pPr>
            <w:r>
              <w:rPr>
                <w:b w:val="0"/>
                <w:sz w:val="22"/>
                <w:szCs w:val="22"/>
              </w:rPr>
              <w:t>Generalmente, el sistema interno eléctrico corresponde a la parte utilitaria de los sistemas eléctricos que se pueden aplicar para la instalación y el manejo de los dispositivos que se utilizan en la vida cotidiana de las personas.</w:t>
            </w:r>
          </w:p>
        </w:tc>
        <w:tc>
          <w:tcPr>
            <w:tcW w:w="3372" w:type="dxa"/>
            <w:shd w:val="clear" w:color="auto" w:fill="auto"/>
            <w:tcMar>
              <w:top w:w="100" w:type="dxa"/>
              <w:left w:w="100" w:type="dxa"/>
              <w:bottom w:w="100" w:type="dxa"/>
              <w:right w:w="100" w:type="dxa"/>
            </w:tcMar>
          </w:tcPr>
          <w:p w:rsidR="004D6FF5">
            <w:pPr>
              <w:spacing w:line="276" w:lineRule="auto"/>
              <w:jc w:val="both"/>
              <w:rPr>
                <w:sz w:val="22"/>
                <w:szCs w:val="22"/>
              </w:rPr>
            </w:pPr>
            <w:r>
              <w:rPr>
                <w:sz w:val="22"/>
                <w:szCs w:val="22"/>
              </w:rPr>
              <w:t>Sistema eléctrico</w:t>
            </w:r>
          </w:p>
          <w:p w:rsidR="004D6FF5">
            <w:pPr>
              <w:spacing w:line="276" w:lineRule="auto"/>
              <w:jc w:val="both"/>
              <w:rPr>
                <w:sz w:val="22"/>
                <w:szCs w:val="22"/>
              </w:rPr>
            </w:pPr>
            <w:r>
              <w:rPr>
                <w:sz w:val="22"/>
                <w:szCs w:val="22"/>
              </w:rPr>
              <w:t>Instalaciones</w:t>
            </w:r>
          </w:p>
          <w:p w:rsidR="004D6FF5">
            <w:pPr>
              <w:spacing w:line="276" w:lineRule="auto"/>
              <w:jc w:val="both"/>
              <w:rPr>
                <w:sz w:val="22"/>
                <w:szCs w:val="22"/>
              </w:rPr>
            </w:pPr>
            <w:r>
              <w:rPr>
                <w:sz w:val="22"/>
                <w:szCs w:val="22"/>
              </w:rPr>
              <w:t>Generación, transmisión y distribución</w:t>
            </w:r>
          </w:p>
          <w:p w:rsidR="004D6FF5">
            <w:pPr>
              <w:spacing w:line="276" w:lineRule="auto"/>
              <w:jc w:val="both"/>
              <w:rPr>
                <w:sz w:val="22"/>
                <w:szCs w:val="22"/>
              </w:rPr>
            </w:pPr>
            <w:r>
              <w:rPr>
                <w:sz w:val="22"/>
                <w:szCs w:val="22"/>
              </w:rPr>
              <w:t>Sistema interno eléctrico</w:t>
            </w:r>
          </w:p>
          <w:p w:rsidR="004D6FF5">
            <w:pPr>
              <w:spacing w:line="276" w:lineRule="auto"/>
              <w:jc w:val="both"/>
              <w:rPr>
                <w:sz w:val="22"/>
                <w:szCs w:val="22"/>
              </w:rPr>
            </w:pPr>
            <w:r>
              <w:rPr>
                <w:sz w:val="22"/>
                <w:szCs w:val="22"/>
              </w:rPr>
              <w:t>Dispositivos</w:t>
            </w:r>
          </w:p>
          <w:p w:rsidR="004D6FF5">
            <w:pPr>
              <w:spacing w:line="276" w:lineRule="auto"/>
              <w:jc w:val="both"/>
              <w:rPr>
                <w:sz w:val="22"/>
                <w:szCs w:val="22"/>
              </w:rPr>
            </w:pPr>
            <w:r>
              <w:rPr>
                <w:sz w:val="22"/>
                <w:szCs w:val="22"/>
              </w:rPr>
              <w:t>Vida cotidiana</w:t>
            </w:r>
          </w:p>
          <w:p w:rsidR="004D6FF5">
            <w:pPr>
              <w:spacing w:line="276" w:lineRule="auto"/>
              <w:jc w:val="both"/>
              <w:rPr>
                <w:sz w:val="22"/>
                <w:szCs w:val="22"/>
              </w:rPr>
            </w:pPr>
          </w:p>
          <w:p w:rsidR="004D6FF5">
            <w:pPr>
              <w:spacing w:line="276" w:lineRule="auto"/>
              <w:jc w:val="both"/>
              <w:rPr>
                <w:sz w:val="22"/>
                <w:szCs w:val="22"/>
              </w:rPr>
            </w:pPr>
          </w:p>
          <w:p w:rsidR="004D6FF5">
            <w:pPr>
              <w:spacing w:line="276" w:lineRule="auto"/>
              <w:jc w:val="both"/>
              <w:rPr>
                <w:sz w:val="22"/>
                <w:szCs w:val="22"/>
              </w:rPr>
            </w:pP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4</w:t>
            </w:r>
          </w:p>
        </w:tc>
        <w:tc>
          <w:tcPr>
            <w:tcW w:w="3360" w:type="dxa"/>
            <w:shd w:val="clear" w:color="auto" w:fill="auto"/>
            <w:tcMar>
              <w:top w:w="100" w:type="dxa"/>
              <w:left w:w="100" w:type="dxa"/>
              <w:bottom w:w="100" w:type="dxa"/>
              <w:right w:w="100" w:type="dxa"/>
            </w:tcMar>
          </w:tcPr>
          <w:p w:rsidR="004D6FF5">
            <w:pPr>
              <w:spacing w:line="276" w:lineRule="auto"/>
              <w:jc w:val="both"/>
              <w:rPr>
                <w:sz w:val="22"/>
                <w:szCs w:val="22"/>
              </w:rPr>
            </w:pPr>
            <w:r>
              <w:rPr>
                <w:sz w:val="22"/>
                <w:szCs w:val="22"/>
              </w:rPr>
              <w:t>Medición de la energía eléctrica</w:t>
            </w:r>
          </w:p>
          <w:p w:rsidR="004D6FF5">
            <w:pPr>
              <w:widowControl w:val="0"/>
              <w:rPr>
                <w:color w:val="999999"/>
                <w:sz w:val="22"/>
                <w:szCs w:val="22"/>
              </w:rPr>
            </w:pPr>
          </w:p>
          <w:p w:rsidR="004D6FF5">
            <w:pPr>
              <w:widowControl w:val="0"/>
              <w:rPr>
                <w:color w:val="999999"/>
                <w:sz w:val="22"/>
                <w:szCs w:val="22"/>
              </w:rPr>
            </w:pPr>
            <w:sdt>
              <w:sdtPr>
                <w:tag w:val="goog_rdk_43"/>
                <w:id w:val="331107438"/>
                <w:richText/>
              </w:sdtPr>
              <w:sdtContent/>
            </w:sdt>
            <w:r>
              <w:rPr>
                <w:noProof/>
                <w:color w:val="999999"/>
              </w:rPr>
              <w:drawing>
                <wp:inline distT="114300" distB="114300" distL="114300" distR="114300">
                  <wp:extent cx="1990725" cy="1308100"/>
                  <wp:effectExtent l="0" t="0" r="0" b="0"/>
                  <wp:docPr id="4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xmlns:r="http://schemas.openxmlformats.org/officeDocument/2006/relationships" r:embed="rId51"/>
                          <a:stretch>
                            <a:fillRect/>
                          </a:stretch>
                        </pic:blipFill>
                        <pic:spPr>
                          <a:xfrm>
                            <a:off x="0" y="0"/>
                            <a:ext cx="1990725" cy="1308100"/>
                          </a:xfrm>
                          <a:prstGeom prst="rect">
                            <a:avLst/>
                          </a:prstGeom>
                        </pic:spPr>
                      </pic:pic>
                    </a:graphicData>
                  </a:graphic>
                </wp:inline>
              </w:drawing>
            </w:r>
          </w:p>
          <w:p w:rsidR="004D6FF5">
            <w:pPr>
              <w:widowControl w:val="0"/>
              <w:rPr>
                <w:color w:val="999999"/>
                <w:sz w:val="22"/>
                <w:szCs w:val="22"/>
              </w:rPr>
            </w:pPr>
          </w:p>
          <w:p w:rsidR="004D6FF5">
            <w:pPr>
              <w:widowControl w:val="0"/>
              <w:rPr>
                <w:color w:val="999999"/>
                <w:sz w:val="22"/>
                <w:szCs w:val="22"/>
              </w:rPr>
            </w:pPr>
            <w:r>
              <w:rPr>
                <w:sz w:val="22"/>
                <w:szCs w:val="22"/>
              </w:rPr>
              <w:t>Imagen: 228116_v16</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Este sistema comprende, usualmente, el sistema de recepción y medición de la energía eléctrica, dispositivo principal de desconexión, dispositivo principal de protección y sistema de distribución primario y secundario (Transformador y Tablero General de Distribución.</w:t>
            </w:r>
          </w:p>
        </w:tc>
        <w:tc>
          <w:tcPr>
            <w:tcW w:w="3372" w:type="dxa"/>
            <w:shd w:val="clear" w:color="auto" w:fill="auto"/>
            <w:tcMar>
              <w:top w:w="100" w:type="dxa"/>
              <w:left w:w="100" w:type="dxa"/>
              <w:bottom w:w="100" w:type="dxa"/>
              <w:right w:w="100" w:type="dxa"/>
            </w:tcMar>
          </w:tcPr>
          <w:p w:rsidR="004D6FF5">
            <w:pPr>
              <w:spacing w:line="276" w:lineRule="auto"/>
              <w:jc w:val="both"/>
              <w:rPr>
                <w:sz w:val="22"/>
                <w:szCs w:val="22"/>
              </w:rPr>
            </w:pPr>
            <w:r>
              <w:rPr>
                <w:sz w:val="22"/>
                <w:szCs w:val="22"/>
              </w:rPr>
              <w:t>Sistema de recepción</w:t>
            </w:r>
          </w:p>
          <w:p w:rsidR="004D6FF5">
            <w:pPr>
              <w:spacing w:line="276" w:lineRule="auto"/>
              <w:jc w:val="both"/>
              <w:rPr>
                <w:sz w:val="22"/>
                <w:szCs w:val="22"/>
              </w:rPr>
            </w:pPr>
            <w:r>
              <w:rPr>
                <w:sz w:val="22"/>
                <w:szCs w:val="22"/>
              </w:rPr>
              <w:t>Medición de la energía eléctrica</w:t>
            </w:r>
          </w:p>
          <w:p w:rsidR="004D6FF5">
            <w:pPr>
              <w:spacing w:line="276" w:lineRule="auto"/>
              <w:jc w:val="both"/>
              <w:rPr>
                <w:sz w:val="22"/>
                <w:szCs w:val="22"/>
              </w:rPr>
            </w:pPr>
            <w:r>
              <w:rPr>
                <w:sz w:val="22"/>
                <w:szCs w:val="22"/>
              </w:rPr>
              <w:t>Dispositivo principal de desconexión</w:t>
            </w:r>
          </w:p>
          <w:p w:rsidR="004D6FF5">
            <w:pPr>
              <w:spacing w:line="276" w:lineRule="auto"/>
              <w:jc w:val="both"/>
              <w:rPr>
                <w:sz w:val="22"/>
                <w:szCs w:val="22"/>
              </w:rPr>
            </w:pPr>
            <w:r>
              <w:rPr>
                <w:sz w:val="22"/>
                <w:szCs w:val="22"/>
              </w:rPr>
              <w:t>Dispositivo principal de protección</w:t>
            </w:r>
          </w:p>
          <w:p w:rsidR="004D6FF5">
            <w:pPr>
              <w:spacing w:line="276" w:lineRule="auto"/>
              <w:jc w:val="both"/>
              <w:rPr>
                <w:sz w:val="22"/>
                <w:szCs w:val="22"/>
              </w:rPr>
            </w:pPr>
            <w:r>
              <w:rPr>
                <w:sz w:val="22"/>
                <w:szCs w:val="22"/>
              </w:rPr>
              <w:t>Transformador y Tablero General de Distribución</w:t>
            </w:r>
          </w:p>
          <w:p w:rsidR="004D6FF5">
            <w:pPr>
              <w:spacing w:line="276" w:lineRule="auto"/>
              <w:jc w:val="both"/>
              <w:rPr>
                <w:sz w:val="22"/>
                <w:szCs w:val="22"/>
              </w:rPr>
            </w:pPr>
          </w:p>
        </w:tc>
      </w:tr>
      <w:tr>
        <w:tblPrEx>
          <w:tblW w:w="13401" w:type="dxa"/>
          <w:tblInd w:w="-100" w:type="dxa"/>
          <w:tblLayout w:type="fixed"/>
          <w:tblLook w:val="0600"/>
        </w:tblPrEx>
        <w:trPr>
          <w:trHeight w:val="3098"/>
        </w:trPr>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5</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Instalación de equipos</w:t>
            </w:r>
          </w:p>
          <w:p w:rsidR="004D6FF5">
            <w:pPr>
              <w:widowControl w:val="0"/>
              <w:rPr>
                <w:sz w:val="22"/>
                <w:szCs w:val="22"/>
              </w:rPr>
            </w:pPr>
          </w:p>
          <w:p w:rsidR="004D6FF5">
            <w:pPr>
              <w:widowControl w:val="0"/>
              <w:rPr>
                <w:sz w:val="22"/>
                <w:szCs w:val="22"/>
              </w:rPr>
            </w:pPr>
            <w:sdt>
              <w:sdtPr>
                <w:tag w:val="goog_rdk_44"/>
                <w:id w:val="-535192689"/>
                <w:richText/>
              </w:sdtPr>
              <w:sdtContent/>
            </w:sdt>
            <w:r>
              <w:rPr>
                <w:noProof/>
              </w:rPr>
              <w:drawing>
                <wp:inline distT="114300" distB="114300" distL="114300" distR="114300">
                  <wp:extent cx="1990725" cy="1320800"/>
                  <wp:effectExtent l="0" t="0" r="0" b="0"/>
                  <wp:docPr id="457"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xmlns:r="http://schemas.openxmlformats.org/officeDocument/2006/relationships" r:embed="rId52"/>
                          <a:stretch>
                            <a:fillRect/>
                          </a:stretch>
                        </pic:blipFill>
                        <pic:spPr>
                          <a:xfrm>
                            <a:off x="0" y="0"/>
                            <a:ext cx="1990725" cy="1320800"/>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228116_v17</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jc w:val="both"/>
              <w:rPr>
                <w:b w:val="0"/>
                <w:sz w:val="22"/>
                <w:szCs w:val="22"/>
              </w:rPr>
            </w:pPr>
            <w:r>
              <w:rPr>
                <w:b w:val="0"/>
                <w:sz w:val="22"/>
                <w:szCs w:val="22"/>
              </w:rPr>
              <w:t>Dentro de los parámetros que se deben considerar en las instalaciones eléctricas se encuentran:</w:t>
            </w:r>
          </w:p>
          <w:p w:rsidR="004D6FF5">
            <w:pPr>
              <w:numPr>
                <w:ilvl w:val="0"/>
                <w:numId w:val="3"/>
              </w:numPr>
              <w:jc w:val="both"/>
              <w:rPr>
                <w:b w:val="0"/>
                <w:sz w:val="22"/>
                <w:szCs w:val="22"/>
              </w:rPr>
            </w:pPr>
            <w:r>
              <w:rPr>
                <w:b w:val="0"/>
                <w:sz w:val="22"/>
                <w:szCs w:val="22"/>
              </w:rPr>
              <w:t>Las instalaciones de equipos eléctricos se deben realizar de forma limpia y profesional.</w:t>
            </w:r>
          </w:p>
          <w:p w:rsidR="004D6FF5">
            <w:pPr>
              <w:numPr>
                <w:ilvl w:val="0"/>
                <w:numId w:val="3"/>
              </w:numPr>
              <w:jc w:val="both"/>
              <w:rPr>
                <w:sz w:val="22"/>
                <w:szCs w:val="22"/>
              </w:rPr>
            </w:pPr>
            <w:r>
              <w:rPr>
                <w:b w:val="0"/>
                <w:sz w:val="22"/>
                <w:szCs w:val="22"/>
              </w:rPr>
              <w:t>Los equipos eléctricos se deben fijar firmemente a la superficie sobre la que van instalados.</w:t>
            </w:r>
          </w:p>
        </w:tc>
        <w:tc>
          <w:tcPr>
            <w:tcW w:w="3372" w:type="dxa"/>
            <w:shd w:val="clear" w:color="auto" w:fill="auto"/>
            <w:tcMar>
              <w:top w:w="100" w:type="dxa"/>
              <w:left w:w="100" w:type="dxa"/>
              <w:bottom w:w="100" w:type="dxa"/>
              <w:right w:w="100" w:type="dxa"/>
            </w:tcMar>
          </w:tcPr>
          <w:p w:rsidR="004D6FF5">
            <w:pPr>
              <w:jc w:val="both"/>
              <w:rPr>
                <w:sz w:val="22"/>
                <w:szCs w:val="22"/>
              </w:rPr>
            </w:pPr>
            <w:r>
              <w:rPr>
                <w:sz w:val="22"/>
                <w:szCs w:val="22"/>
              </w:rPr>
              <w:t>Instalaciones eléctricas</w:t>
            </w:r>
          </w:p>
          <w:p w:rsidR="004D6FF5">
            <w:pPr>
              <w:jc w:val="both"/>
              <w:rPr>
                <w:sz w:val="22"/>
                <w:szCs w:val="22"/>
              </w:rPr>
            </w:pPr>
            <w:r>
              <w:rPr>
                <w:sz w:val="22"/>
                <w:szCs w:val="22"/>
              </w:rPr>
              <w:t>Instalaciones de equipos</w:t>
            </w:r>
          </w:p>
          <w:p w:rsidR="004D6FF5">
            <w:pPr>
              <w:jc w:val="both"/>
              <w:rPr>
                <w:sz w:val="22"/>
                <w:szCs w:val="22"/>
              </w:rPr>
            </w:pPr>
            <w:r>
              <w:rPr>
                <w:sz w:val="22"/>
                <w:szCs w:val="22"/>
              </w:rPr>
              <w:t>Limpia y profesional</w:t>
            </w:r>
          </w:p>
          <w:p w:rsidR="004D6FF5">
            <w:pPr>
              <w:jc w:val="both"/>
              <w:rPr>
                <w:sz w:val="22"/>
                <w:szCs w:val="22"/>
              </w:rPr>
            </w:pPr>
            <w:r>
              <w:rPr>
                <w:sz w:val="22"/>
                <w:szCs w:val="22"/>
              </w:rPr>
              <w:t>Equipos eléctricos</w:t>
            </w:r>
          </w:p>
          <w:p w:rsidR="004D6FF5">
            <w:pPr>
              <w:jc w:val="both"/>
              <w:rPr>
                <w:sz w:val="22"/>
                <w:szCs w:val="22"/>
              </w:rPr>
            </w:pPr>
            <w:r>
              <w:rPr>
                <w:sz w:val="22"/>
                <w:szCs w:val="22"/>
              </w:rPr>
              <w:t>Fijar firmemente</w:t>
            </w: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6</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Instalación puesta a tierra</w:t>
            </w:r>
          </w:p>
          <w:p w:rsidR="004D6FF5">
            <w:pPr>
              <w:widowControl w:val="0"/>
              <w:rPr>
                <w:sz w:val="22"/>
                <w:szCs w:val="22"/>
              </w:rPr>
            </w:pPr>
            <w:sdt>
              <w:sdtPr>
                <w:tag w:val="goog_rdk_45"/>
                <w:id w:val="1104843987"/>
                <w:richText/>
              </w:sdtPr>
              <w:sdtContent/>
            </w:sdt>
            <w:r>
              <w:rPr>
                <w:noProof/>
              </w:rPr>
              <w:drawing>
                <wp:inline distT="114300" distB="114300" distL="114300" distR="114300">
                  <wp:extent cx="1990725" cy="1117600"/>
                  <wp:effectExtent l="0" t="0" r="0" b="0"/>
                  <wp:docPr id="458"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xmlns:r="http://schemas.openxmlformats.org/officeDocument/2006/relationships" r:embed="rId53"/>
                          <a:stretch>
                            <a:fillRect/>
                          </a:stretch>
                        </pic:blipFill>
                        <pic:spPr>
                          <a:xfrm>
                            <a:off x="0" y="0"/>
                            <a:ext cx="1990725" cy="1117600"/>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228116_v18</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numPr>
                <w:ilvl w:val="0"/>
                <w:numId w:val="3"/>
              </w:numPr>
              <w:jc w:val="both"/>
              <w:rPr>
                <w:b w:val="0"/>
                <w:sz w:val="22"/>
                <w:szCs w:val="22"/>
              </w:rPr>
            </w:pPr>
            <w:r>
              <w:rPr>
                <w:b w:val="0"/>
                <w:sz w:val="22"/>
                <w:szCs w:val="22"/>
              </w:rPr>
              <w:t xml:space="preserve">Los equipos eléctricos que requieren puesta a tierra deben estar conectados a un </w:t>
            </w:r>
            <w:r>
              <w:rPr>
                <w:b w:val="0"/>
                <w:sz w:val="22"/>
                <w:szCs w:val="22"/>
              </w:rPr>
              <w:t>conductor aislado de cobre para puesta a tierra de equipos, incluido con los alimentadores y circuitos ramales.</w:t>
            </w:r>
          </w:p>
          <w:p w:rsidR="004D6FF5">
            <w:pPr>
              <w:numPr>
                <w:ilvl w:val="0"/>
                <w:numId w:val="3"/>
              </w:numPr>
              <w:jc w:val="both"/>
              <w:rPr>
                <w:b w:val="0"/>
                <w:sz w:val="22"/>
                <w:szCs w:val="22"/>
              </w:rPr>
            </w:pPr>
            <w:r>
              <w:rPr>
                <w:b w:val="0"/>
                <w:sz w:val="22"/>
                <w:szCs w:val="22"/>
              </w:rPr>
              <w:t>Los conductores puestos a tierra de los alimentadores deben tener la misma capacidad de corriente que los conductores no puestos a tierra.</w:t>
            </w:r>
          </w:p>
          <w:p w:rsidR="004D6FF5">
            <w:pPr>
              <w:numPr>
                <w:ilvl w:val="0"/>
                <w:numId w:val="3"/>
              </w:numPr>
              <w:jc w:val="both"/>
              <w:rPr>
                <w:b w:val="0"/>
                <w:sz w:val="22"/>
                <w:szCs w:val="22"/>
              </w:rPr>
            </w:pPr>
            <w:r>
              <w:rPr>
                <w:b w:val="0"/>
                <w:sz w:val="22"/>
                <w:szCs w:val="22"/>
              </w:rPr>
              <w:t xml:space="preserve">Las canalizaciones eléctricas y las bandejas </w:t>
            </w:r>
            <w:r>
              <w:rPr>
                <w:b w:val="0"/>
                <w:sz w:val="22"/>
                <w:szCs w:val="22"/>
              </w:rPr>
              <w:t>portacables</w:t>
            </w:r>
            <w:r>
              <w:rPr>
                <w:b w:val="0"/>
                <w:sz w:val="22"/>
                <w:szCs w:val="22"/>
              </w:rPr>
              <w:t xml:space="preserve"> deben usarse exclusivamente para conductores eléctricos, etc.</w:t>
            </w:r>
          </w:p>
        </w:tc>
        <w:tc>
          <w:tcPr>
            <w:tcW w:w="3372" w:type="dxa"/>
            <w:shd w:val="clear" w:color="auto" w:fill="auto"/>
            <w:tcMar>
              <w:top w:w="100" w:type="dxa"/>
              <w:left w:w="100" w:type="dxa"/>
              <w:bottom w:w="100" w:type="dxa"/>
              <w:right w:w="100" w:type="dxa"/>
            </w:tcMar>
          </w:tcPr>
          <w:p w:rsidR="004D6FF5">
            <w:pPr>
              <w:widowControl w:val="0"/>
              <w:rPr>
                <w:color w:val="999999"/>
                <w:sz w:val="22"/>
                <w:szCs w:val="22"/>
              </w:rPr>
            </w:pPr>
            <w:r>
              <w:rPr>
                <w:sz w:val="22"/>
                <w:szCs w:val="22"/>
              </w:rPr>
              <w:t>Equipos eléctricos</w:t>
            </w:r>
          </w:p>
          <w:p w:rsidR="004D6FF5">
            <w:pPr>
              <w:jc w:val="both"/>
              <w:rPr>
                <w:color w:val="999999"/>
                <w:sz w:val="22"/>
                <w:szCs w:val="22"/>
              </w:rPr>
            </w:pPr>
            <w:r>
              <w:rPr>
                <w:sz w:val="22"/>
                <w:szCs w:val="22"/>
              </w:rPr>
              <w:t>Puesta a tierra</w:t>
            </w:r>
          </w:p>
          <w:p w:rsidR="004D6FF5">
            <w:pPr>
              <w:jc w:val="both"/>
              <w:rPr>
                <w:color w:val="999999"/>
                <w:sz w:val="22"/>
                <w:szCs w:val="22"/>
              </w:rPr>
            </w:pPr>
            <w:r>
              <w:rPr>
                <w:sz w:val="22"/>
                <w:szCs w:val="22"/>
              </w:rPr>
              <w:t>Conductor aislado de cobre</w:t>
            </w:r>
          </w:p>
          <w:p w:rsidR="004D6FF5">
            <w:pPr>
              <w:jc w:val="both"/>
              <w:rPr>
                <w:color w:val="999999"/>
                <w:sz w:val="22"/>
                <w:szCs w:val="22"/>
              </w:rPr>
            </w:pPr>
            <w:r>
              <w:rPr>
                <w:sz w:val="22"/>
                <w:szCs w:val="22"/>
              </w:rPr>
              <w:t>Alimentadores y circuitos ramales</w:t>
            </w:r>
          </w:p>
          <w:p w:rsidR="004D6FF5">
            <w:pPr>
              <w:jc w:val="both"/>
              <w:rPr>
                <w:color w:val="999999"/>
                <w:sz w:val="22"/>
                <w:szCs w:val="22"/>
              </w:rPr>
            </w:pPr>
            <w:r>
              <w:rPr>
                <w:sz w:val="22"/>
                <w:szCs w:val="22"/>
              </w:rPr>
              <w:t>Capacidad de corriente</w:t>
            </w:r>
          </w:p>
          <w:p w:rsidR="004D6FF5">
            <w:pPr>
              <w:jc w:val="both"/>
              <w:rPr>
                <w:sz w:val="22"/>
                <w:szCs w:val="22"/>
              </w:rPr>
            </w:pPr>
            <w:r>
              <w:rPr>
                <w:sz w:val="22"/>
                <w:szCs w:val="22"/>
              </w:rPr>
              <w:t>Canalizaciones eléctricas</w:t>
            </w:r>
          </w:p>
          <w:p w:rsidR="004D6FF5">
            <w:pPr>
              <w:jc w:val="both"/>
              <w:rPr>
                <w:sz w:val="22"/>
                <w:szCs w:val="22"/>
              </w:rPr>
            </w:pPr>
            <w:r>
              <w:rPr>
                <w:sz w:val="22"/>
                <w:szCs w:val="22"/>
              </w:rPr>
              <w:t xml:space="preserve">Bandejas </w:t>
            </w:r>
            <w:r>
              <w:rPr>
                <w:sz w:val="22"/>
                <w:szCs w:val="22"/>
              </w:rPr>
              <w:t>portacables</w:t>
            </w:r>
          </w:p>
          <w:p w:rsidR="004D6FF5">
            <w:pPr>
              <w:jc w:val="both"/>
              <w:rPr>
                <w:sz w:val="22"/>
                <w:szCs w:val="22"/>
              </w:rPr>
            </w:pPr>
            <w:r>
              <w:rPr>
                <w:sz w:val="22"/>
                <w:szCs w:val="22"/>
              </w:rPr>
              <w:t>Conductores eléctricos</w:t>
            </w: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7</w:t>
            </w:r>
          </w:p>
        </w:tc>
        <w:tc>
          <w:tcPr>
            <w:tcW w:w="3360" w:type="dxa"/>
            <w:shd w:val="clear" w:color="auto" w:fill="auto"/>
            <w:tcMar>
              <w:top w:w="100" w:type="dxa"/>
              <w:left w:w="100" w:type="dxa"/>
              <w:bottom w:w="100" w:type="dxa"/>
              <w:right w:w="100" w:type="dxa"/>
            </w:tcMar>
          </w:tcPr>
          <w:p w:rsidR="004D6FF5">
            <w:pPr>
              <w:spacing w:after="200"/>
              <w:jc w:val="both"/>
              <w:rPr>
                <w:color w:val="999999"/>
                <w:sz w:val="22"/>
                <w:szCs w:val="22"/>
              </w:rPr>
            </w:pPr>
            <w:r>
              <w:rPr>
                <w:sz w:val="22"/>
                <w:szCs w:val="22"/>
              </w:rPr>
              <w:t>Señalización de seguridad</w:t>
            </w:r>
          </w:p>
          <w:p w:rsidR="004D6FF5">
            <w:pPr>
              <w:widowControl w:val="0"/>
              <w:rPr>
                <w:color w:val="999999"/>
                <w:sz w:val="22"/>
                <w:szCs w:val="22"/>
              </w:rPr>
            </w:pPr>
            <w:sdt>
              <w:sdtPr>
                <w:tag w:val="goog_rdk_46"/>
                <w:id w:val="1454062894"/>
                <w:richText/>
              </w:sdtPr>
              <w:sdtContent/>
            </w:sdt>
            <w:r>
              <w:rPr>
                <w:noProof/>
                <w:color w:val="999999"/>
              </w:rPr>
              <w:drawing>
                <wp:inline distT="114300" distB="114300" distL="114300" distR="114300">
                  <wp:extent cx="1990725" cy="1320800"/>
                  <wp:effectExtent l="0" t="0" r="0" b="0"/>
                  <wp:docPr id="4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xmlns:r="http://schemas.openxmlformats.org/officeDocument/2006/relationships" r:embed="rId54"/>
                          <a:stretch>
                            <a:fillRect/>
                          </a:stretch>
                        </pic:blipFill>
                        <pic:spPr>
                          <a:xfrm>
                            <a:off x="0" y="0"/>
                            <a:ext cx="1990725" cy="1320800"/>
                          </a:xfrm>
                          <a:prstGeom prst="rect">
                            <a:avLst/>
                          </a:prstGeom>
                        </pic:spPr>
                      </pic:pic>
                    </a:graphicData>
                  </a:graphic>
                </wp:inline>
              </w:drawing>
            </w: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r>
              <w:rPr>
                <w:sz w:val="22"/>
                <w:szCs w:val="22"/>
              </w:rPr>
              <w:t>Imagen: 228116_v19</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jc w:val="both"/>
              <w:rPr>
                <w:b w:val="0"/>
                <w:sz w:val="22"/>
                <w:szCs w:val="22"/>
              </w:rPr>
            </w:pPr>
            <w:r>
              <w:rPr>
                <w:b w:val="0"/>
                <w:sz w:val="22"/>
                <w:szCs w:val="22"/>
              </w:rPr>
              <w:t>Otro aspecto fundamental que debe tener el informe es el estudio realizado sobre la señalización en la seguridad de los circuitos y los elementos eléctricos.</w:t>
            </w:r>
          </w:p>
          <w:p w:rsidR="004D6FF5">
            <w:pPr>
              <w:jc w:val="both"/>
              <w:rPr>
                <w:b w:val="0"/>
                <w:sz w:val="22"/>
                <w:szCs w:val="22"/>
              </w:rPr>
            </w:pPr>
            <w:r>
              <w:rPr>
                <w:b w:val="0"/>
                <w:sz w:val="22"/>
                <w:szCs w:val="22"/>
              </w:rPr>
              <w:t>La función de las señales de seguridad es transmitir mensajes de advertencia, prohibir o comunicar, de manera clara, precisa y comprensible para todos, en el área de trabajos eléctricos o en el local, operación de maquinaria, equipos o instalaciones potencialmente peligrosas.</w:t>
            </w:r>
          </w:p>
        </w:tc>
        <w:tc>
          <w:tcPr>
            <w:tcW w:w="3372"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Señalización en la seguridad</w:t>
            </w:r>
          </w:p>
          <w:p w:rsidR="004D6FF5">
            <w:pPr>
              <w:jc w:val="both"/>
              <w:rPr>
                <w:color w:val="999999"/>
                <w:sz w:val="22"/>
                <w:szCs w:val="22"/>
              </w:rPr>
            </w:pPr>
            <w:r>
              <w:rPr>
                <w:sz w:val="22"/>
                <w:szCs w:val="22"/>
              </w:rPr>
              <w:t>Elementos eléctricos</w:t>
            </w:r>
          </w:p>
          <w:p w:rsidR="004D6FF5">
            <w:pPr>
              <w:jc w:val="both"/>
              <w:rPr>
                <w:color w:val="999999"/>
                <w:sz w:val="22"/>
                <w:szCs w:val="22"/>
              </w:rPr>
            </w:pPr>
            <w:r>
              <w:rPr>
                <w:sz w:val="22"/>
                <w:szCs w:val="22"/>
              </w:rPr>
              <w:t xml:space="preserve">Transmitir mensajes </w:t>
            </w:r>
          </w:p>
          <w:p w:rsidR="004D6FF5">
            <w:pPr>
              <w:jc w:val="both"/>
              <w:rPr>
                <w:color w:val="999999"/>
                <w:sz w:val="22"/>
                <w:szCs w:val="22"/>
              </w:rPr>
            </w:pPr>
            <w:r>
              <w:rPr>
                <w:sz w:val="22"/>
                <w:szCs w:val="22"/>
              </w:rPr>
              <w:t>Prohibir o comunicar</w:t>
            </w:r>
          </w:p>
          <w:p w:rsidR="004D6FF5">
            <w:pPr>
              <w:jc w:val="both"/>
              <w:rPr>
                <w:color w:val="999999"/>
                <w:sz w:val="22"/>
                <w:szCs w:val="22"/>
              </w:rPr>
            </w:pPr>
            <w:r>
              <w:rPr>
                <w:sz w:val="22"/>
                <w:szCs w:val="22"/>
              </w:rPr>
              <w:t>Trabajos eléctricos</w:t>
            </w:r>
          </w:p>
          <w:p w:rsidR="004D6FF5">
            <w:pPr>
              <w:jc w:val="both"/>
              <w:rPr>
                <w:color w:val="999999"/>
                <w:sz w:val="22"/>
                <w:szCs w:val="22"/>
              </w:rPr>
            </w:pPr>
            <w:r>
              <w:rPr>
                <w:sz w:val="22"/>
                <w:szCs w:val="22"/>
              </w:rPr>
              <w:t>Operación de maquinaria</w:t>
            </w: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p w:rsidR="004D6FF5">
            <w:pPr>
              <w:widowControl w:val="0"/>
              <w:rPr>
                <w:color w:val="999999"/>
                <w:sz w:val="22"/>
                <w:szCs w:val="22"/>
              </w:rPr>
            </w:pP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sz w:val="22"/>
                <w:szCs w:val="22"/>
              </w:rPr>
            </w:pPr>
            <w:r>
              <w:rPr>
                <w:sz w:val="22"/>
                <w:szCs w:val="22"/>
              </w:rPr>
              <w:t>8</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Señal de advertencia</w:t>
            </w:r>
          </w:p>
          <w:p w:rsidR="004D6FF5">
            <w:pPr>
              <w:widowControl w:val="0"/>
              <w:rPr>
                <w:sz w:val="22"/>
                <w:szCs w:val="22"/>
              </w:rPr>
            </w:pPr>
          </w:p>
          <w:p w:rsidR="004D6FF5">
            <w:pPr>
              <w:widowControl w:val="0"/>
              <w:rPr>
                <w:sz w:val="22"/>
                <w:szCs w:val="22"/>
              </w:rPr>
            </w:pPr>
            <w:sdt>
              <w:sdtPr>
                <w:tag w:val="goog_rdk_47"/>
                <w:id w:val="797958239"/>
                <w:richText/>
              </w:sdtPr>
              <w:sdtContent/>
            </w:sdt>
            <w:r>
              <w:rPr>
                <w:noProof/>
              </w:rPr>
              <w:drawing>
                <wp:inline distT="114300" distB="114300" distL="114300" distR="114300">
                  <wp:extent cx="1990725" cy="1270000"/>
                  <wp:effectExtent l="0" t="0" r="0" b="0"/>
                  <wp:docPr id="460"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xmlns:r="http://schemas.openxmlformats.org/officeDocument/2006/relationships" r:embed="rId55"/>
                          <a:stretch>
                            <a:fillRect/>
                          </a:stretch>
                        </pic:blipFill>
                        <pic:spPr>
                          <a:xfrm>
                            <a:off x="0" y="0"/>
                            <a:ext cx="1990725" cy="1270000"/>
                          </a:xfrm>
                          <a:prstGeom prst="rect">
                            <a:avLst/>
                          </a:prstGeom>
                        </pic:spPr>
                      </pic:pic>
                    </a:graphicData>
                  </a:graphic>
                </wp:inline>
              </w:drawing>
            </w:r>
            <w:r>
              <w:rPr>
                <w:sz w:val="22"/>
                <w:szCs w:val="22"/>
              </w:rPr>
              <w:br/>
            </w:r>
          </w:p>
          <w:p w:rsidR="004D6FF5">
            <w:pPr>
              <w:widowControl w:val="0"/>
              <w:rPr>
                <w:sz w:val="22"/>
                <w:szCs w:val="22"/>
              </w:rPr>
            </w:pPr>
            <w:r>
              <w:rPr>
                <w:sz w:val="22"/>
                <w:szCs w:val="22"/>
              </w:rPr>
              <w:t>Imagen: 228116_v20</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line="276" w:lineRule="auto"/>
              <w:rPr>
                <w:b w:val="0"/>
                <w:sz w:val="22"/>
                <w:szCs w:val="22"/>
              </w:rPr>
            </w:pPr>
            <w:r>
              <w:rPr>
                <w:b w:val="0"/>
                <w:sz w:val="22"/>
                <w:szCs w:val="22"/>
              </w:rPr>
              <w:t>Las señales de seguridad en sí mismas no descartan el peligro, pero informan advertencias o recomendaciones que le permitan tomar las medidas adecuadas para prevención de accidentes.</w:t>
            </w:r>
          </w:p>
        </w:tc>
        <w:tc>
          <w:tcPr>
            <w:tcW w:w="3372" w:type="dxa"/>
            <w:shd w:val="clear" w:color="auto" w:fill="auto"/>
            <w:tcMar>
              <w:top w:w="100" w:type="dxa"/>
              <w:left w:w="100" w:type="dxa"/>
              <w:bottom w:w="100" w:type="dxa"/>
              <w:right w:w="100" w:type="dxa"/>
            </w:tcMar>
          </w:tcPr>
          <w:p w:rsidR="004D6FF5">
            <w:pPr>
              <w:spacing w:line="276" w:lineRule="auto"/>
              <w:rPr>
                <w:sz w:val="22"/>
                <w:szCs w:val="22"/>
              </w:rPr>
            </w:pPr>
            <w:r>
              <w:rPr>
                <w:sz w:val="22"/>
                <w:szCs w:val="22"/>
              </w:rPr>
              <w:t>Señales de seguridad</w:t>
            </w:r>
          </w:p>
          <w:p w:rsidR="004D6FF5">
            <w:pPr>
              <w:spacing w:line="276" w:lineRule="auto"/>
              <w:rPr>
                <w:sz w:val="22"/>
                <w:szCs w:val="22"/>
              </w:rPr>
            </w:pPr>
            <w:r>
              <w:rPr>
                <w:sz w:val="22"/>
                <w:szCs w:val="22"/>
              </w:rPr>
              <w:t>Prevención de accidentes</w:t>
            </w:r>
          </w:p>
          <w:p w:rsidR="004D6FF5">
            <w:pPr>
              <w:spacing w:line="276" w:lineRule="auto"/>
              <w:rPr>
                <w:sz w:val="22"/>
                <w:szCs w:val="22"/>
              </w:rPr>
            </w:pPr>
          </w:p>
          <w:p w:rsidR="004D6FF5">
            <w:pPr>
              <w:spacing w:line="276" w:lineRule="auto"/>
              <w:rPr>
                <w:sz w:val="22"/>
                <w:szCs w:val="22"/>
              </w:rPr>
            </w:pPr>
          </w:p>
          <w:p w:rsidR="004D6FF5">
            <w:pPr>
              <w:spacing w:line="276" w:lineRule="auto"/>
              <w:rPr>
                <w:sz w:val="22"/>
                <w:szCs w:val="22"/>
              </w:rPr>
            </w:pPr>
          </w:p>
          <w:p w:rsidR="004D6FF5">
            <w:pPr>
              <w:spacing w:line="276" w:lineRule="auto"/>
              <w:rPr>
                <w:sz w:val="22"/>
                <w:szCs w:val="22"/>
              </w:rPr>
            </w:pPr>
          </w:p>
          <w:p w:rsidR="004D6FF5">
            <w:pPr>
              <w:spacing w:line="276" w:lineRule="auto"/>
              <w:rPr>
                <w:sz w:val="22"/>
                <w:szCs w:val="22"/>
              </w:rPr>
            </w:pP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9</w:t>
            </w:r>
          </w:p>
        </w:tc>
        <w:tc>
          <w:tcPr>
            <w:tcW w:w="3360" w:type="dxa"/>
            <w:shd w:val="clear" w:color="auto" w:fill="auto"/>
            <w:tcMar>
              <w:top w:w="100" w:type="dxa"/>
              <w:left w:w="100" w:type="dxa"/>
              <w:bottom w:w="100" w:type="dxa"/>
              <w:right w:w="100" w:type="dxa"/>
            </w:tcMar>
          </w:tcPr>
          <w:p w:rsidR="004D6FF5">
            <w:pPr>
              <w:spacing w:after="200" w:line="276" w:lineRule="auto"/>
              <w:jc w:val="both"/>
              <w:rPr>
                <w:color w:val="999999"/>
                <w:sz w:val="22"/>
                <w:szCs w:val="22"/>
              </w:rPr>
            </w:pPr>
            <w:r>
              <w:rPr>
                <w:sz w:val="22"/>
                <w:szCs w:val="22"/>
              </w:rPr>
              <w:t>Riesgos eléctricos</w:t>
            </w:r>
          </w:p>
          <w:p w:rsidR="004D6FF5">
            <w:pPr>
              <w:widowControl w:val="0"/>
              <w:rPr>
                <w:color w:val="999999"/>
                <w:sz w:val="22"/>
                <w:szCs w:val="22"/>
              </w:rPr>
            </w:pPr>
            <w:sdt>
              <w:sdtPr>
                <w:tag w:val="goog_rdk_48"/>
                <w:id w:val="558062787"/>
                <w:richText/>
              </w:sdtPr>
              <w:sdtContent/>
            </w:sdt>
            <w:r>
              <w:rPr>
                <w:noProof/>
                <w:color w:val="999999"/>
              </w:rPr>
              <w:drawing>
                <wp:inline distT="114300" distB="114300" distL="114300" distR="114300">
                  <wp:extent cx="1990725" cy="2097430"/>
                  <wp:effectExtent l="0" t="0" r="0" b="0"/>
                  <wp:docPr id="508" name="image56.png"/>
                  <wp:cNvGraphicFramePr/>
                  <a:graphic xmlns:a="http://schemas.openxmlformats.org/drawingml/2006/main">
                    <a:graphicData uri="http://schemas.openxmlformats.org/drawingml/2006/picture">
                      <pic:pic xmlns:pic="http://schemas.openxmlformats.org/drawingml/2006/picture">
                        <pic:nvPicPr>
                          <pic:cNvPr id="0" name="image56.png"/>
                          <pic:cNvPicPr/>
                        </pic:nvPicPr>
                        <pic:blipFill>
                          <a:blip xmlns:r="http://schemas.openxmlformats.org/officeDocument/2006/relationships" r:embed="rId56"/>
                          <a:stretch>
                            <a:fillRect/>
                          </a:stretch>
                        </pic:blipFill>
                        <pic:spPr>
                          <a:xfrm>
                            <a:off x="0" y="0"/>
                            <a:ext cx="1990725" cy="2097430"/>
                          </a:xfrm>
                          <a:prstGeom prst="rect">
                            <a:avLst/>
                          </a:prstGeom>
                        </pic:spPr>
                      </pic:pic>
                    </a:graphicData>
                  </a:graphic>
                </wp:inline>
              </w:drawing>
            </w:r>
          </w:p>
          <w:p w:rsidR="004D6FF5">
            <w:pPr>
              <w:widowControl w:val="0"/>
              <w:rPr>
                <w:color w:val="999999"/>
                <w:sz w:val="22"/>
                <w:szCs w:val="22"/>
              </w:rPr>
            </w:pPr>
          </w:p>
          <w:p w:rsidR="004D6FF5">
            <w:pPr>
              <w:widowControl w:val="0"/>
              <w:rPr>
                <w:color w:val="999999"/>
                <w:sz w:val="22"/>
                <w:szCs w:val="22"/>
              </w:rPr>
            </w:pPr>
            <w:r>
              <w:rPr>
                <w:sz w:val="22"/>
                <w:szCs w:val="22"/>
              </w:rPr>
              <w:t>Imagen: 228116_v21</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after="200" w:line="276" w:lineRule="auto"/>
              <w:jc w:val="both"/>
              <w:rPr>
                <w:b w:val="0"/>
                <w:sz w:val="22"/>
                <w:szCs w:val="22"/>
              </w:rPr>
            </w:pPr>
            <w:r>
              <w:rPr>
                <w:b w:val="0"/>
                <w:sz w:val="22"/>
                <w:szCs w:val="22"/>
              </w:rPr>
              <w:t>Riesgos eléctricos.</w:t>
            </w:r>
          </w:p>
          <w:p w:rsidR="004D6FF5">
            <w:pPr>
              <w:spacing w:line="276" w:lineRule="auto"/>
              <w:jc w:val="both"/>
              <w:rPr>
                <w:b w:val="0"/>
                <w:sz w:val="22"/>
                <w:szCs w:val="22"/>
              </w:rPr>
            </w:pPr>
            <w:sdt>
              <w:sdtPr>
                <w:tag w:val="goog_rdk_49"/>
                <w:id w:val="1807272828"/>
                <w:richText/>
              </w:sdtPr>
              <w:sdtContent/>
            </w:sdt>
            <w:r>
              <w:rPr>
                <w:b w:val="0"/>
                <w:sz w:val="22"/>
                <w:szCs w:val="22"/>
              </w:rPr>
              <w:t xml:space="preserve">En general, el uso y la adicción, tanto a nivel industrial como nacional, de la electricidad provoca accidentes debido al contacto con partes vivas o fuego reforzado un aumento en el número de instalaciones, principalmente en distribución y uso final electricidad. La tarea principal de esta parte del RETIE es crear conciencia de los peligros presentes en todos los lugares que estén </w:t>
            </w:r>
            <w:r>
              <w:rPr>
                <w:b w:val="0"/>
                <w:sz w:val="22"/>
                <w:szCs w:val="22"/>
              </w:rPr>
              <w:t xml:space="preserve">expuestos a electricidad o tengan partes vivas. </w:t>
            </w:r>
          </w:p>
        </w:tc>
        <w:tc>
          <w:tcPr>
            <w:tcW w:w="3372"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El uso y la adicción</w:t>
            </w:r>
          </w:p>
          <w:p w:rsidR="004D6FF5">
            <w:pPr>
              <w:spacing w:line="276" w:lineRule="auto"/>
              <w:jc w:val="both"/>
              <w:rPr>
                <w:b w:val="0"/>
                <w:sz w:val="22"/>
                <w:szCs w:val="22"/>
              </w:rPr>
            </w:pPr>
            <w:r>
              <w:rPr>
                <w:b w:val="0"/>
                <w:sz w:val="22"/>
                <w:szCs w:val="22"/>
              </w:rPr>
              <w:t>Nivel industrial</w:t>
            </w:r>
          </w:p>
          <w:p w:rsidR="004D6FF5">
            <w:pPr>
              <w:spacing w:line="276" w:lineRule="auto"/>
              <w:jc w:val="both"/>
              <w:rPr>
                <w:b w:val="0"/>
                <w:sz w:val="22"/>
                <w:szCs w:val="22"/>
              </w:rPr>
            </w:pPr>
            <w:r>
              <w:rPr>
                <w:b w:val="0"/>
                <w:sz w:val="22"/>
                <w:szCs w:val="22"/>
              </w:rPr>
              <w:t>Accidentes</w:t>
            </w:r>
          </w:p>
          <w:p w:rsidR="004D6FF5">
            <w:pPr>
              <w:spacing w:line="276" w:lineRule="auto"/>
              <w:jc w:val="both"/>
              <w:rPr>
                <w:b w:val="0"/>
                <w:sz w:val="22"/>
                <w:szCs w:val="22"/>
              </w:rPr>
            </w:pPr>
            <w:r>
              <w:rPr>
                <w:b w:val="0"/>
                <w:sz w:val="22"/>
                <w:szCs w:val="22"/>
              </w:rPr>
              <w:t>RETIE</w:t>
            </w:r>
          </w:p>
          <w:p w:rsidR="004D6FF5">
            <w:pPr>
              <w:spacing w:line="276" w:lineRule="auto"/>
              <w:jc w:val="both"/>
              <w:rPr>
                <w:b w:val="0"/>
                <w:sz w:val="22"/>
                <w:szCs w:val="22"/>
              </w:rPr>
            </w:pPr>
            <w:r>
              <w:rPr>
                <w:b w:val="0"/>
                <w:sz w:val="22"/>
                <w:szCs w:val="22"/>
              </w:rPr>
              <w:t>Peligros presentes</w:t>
            </w:r>
          </w:p>
          <w:p w:rsidR="004D6FF5">
            <w:pPr>
              <w:spacing w:line="276" w:lineRule="auto"/>
              <w:jc w:val="both"/>
              <w:rPr>
                <w:b w:val="0"/>
                <w:sz w:val="22"/>
                <w:szCs w:val="22"/>
              </w:rPr>
            </w:pPr>
          </w:p>
        </w:tc>
      </w:tr>
      <w:tr>
        <w:tblPrEx>
          <w:tblW w:w="13401" w:type="dxa"/>
          <w:tblInd w:w="-100" w:type="dxa"/>
          <w:tblLayout w:type="fixed"/>
          <w:tblLook w:val="0600"/>
        </w:tblPrEx>
        <w:tc>
          <w:tcPr>
            <w:tcW w:w="1260"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10</w:t>
            </w:r>
          </w:p>
        </w:tc>
        <w:tc>
          <w:tcPr>
            <w:tcW w:w="3360" w:type="dxa"/>
            <w:shd w:val="clear" w:color="auto" w:fill="auto"/>
            <w:tcMar>
              <w:top w:w="100" w:type="dxa"/>
              <w:left w:w="100" w:type="dxa"/>
              <w:bottom w:w="100" w:type="dxa"/>
              <w:right w:w="100" w:type="dxa"/>
            </w:tcMar>
          </w:tcPr>
          <w:p w:rsidR="004D6FF5">
            <w:pPr>
              <w:widowControl w:val="0"/>
              <w:rPr>
                <w:sz w:val="22"/>
                <w:szCs w:val="22"/>
              </w:rPr>
            </w:pPr>
            <w:r>
              <w:rPr>
                <w:sz w:val="22"/>
                <w:szCs w:val="22"/>
              </w:rPr>
              <w:t>Corriente en humanos</w:t>
            </w:r>
          </w:p>
          <w:p w:rsidR="004D6FF5">
            <w:pPr>
              <w:widowControl w:val="0"/>
              <w:rPr>
                <w:color w:val="999999"/>
                <w:sz w:val="22"/>
                <w:szCs w:val="22"/>
              </w:rPr>
            </w:pPr>
          </w:p>
          <w:p w:rsidR="004D6FF5">
            <w:pPr>
              <w:widowControl w:val="0"/>
              <w:rPr>
                <w:color w:val="999999"/>
                <w:sz w:val="22"/>
                <w:szCs w:val="22"/>
              </w:rPr>
            </w:pPr>
            <w:sdt>
              <w:sdtPr>
                <w:tag w:val="goog_rdk_50"/>
                <w:id w:val="-62255951"/>
                <w:richText/>
              </w:sdtPr>
              <w:sdtContent/>
            </w:sdt>
            <w:r>
              <w:rPr>
                <w:noProof/>
                <w:color w:val="999999"/>
              </w:rPr>
              <w:drawing>
                <wp:inline distT="114300" distB="114300" distL="114300" distR="114300">
                  <wp:extent cx="1990725" cy="1663700"/>
                  <wp:effectExtent l="0" t="0" r="0" b="0"/>
                  <wp:docPr id="511" name="image53.png"/>
                  <wp:cNvGraphicFramePr/>
                  <a:graphic xmlns:a="http://schemas.openxmlformats.org/drawingml/2006/main">
                    <a:graphicData uri="http://schemas.openxmlformats.org/drawingml/2006/picture">
                      <pic:pic xmlns:pic="http://schemas.openxmlformats.org/drawingml/2006/picture">
                        <pic:nvPicPr>
                          <pic:cNvPr id="0" name="image53.png"/>
                          <pic:cNvPicPr/>
                        </pic:nvPicPr>
                        <pic:blipFill>
                          <a:blip xmlns:r="http://schemas.openxmlformats.org/officeDocument/2006/relationships" r:embed="rId57"/>
                          <a:stretch>
                            <a:fillRect/>
                          </a:stretch>
                        </pic:blipFill>
                        <pic:spPr>
                          <a:xfrm>
                            <a:off x="0" y="0"/>
                            <a:ext cx="1990725" cy="1663700"/>
                          </a:xfrm>
                          <a:prstGeom prst="rect">
                            <a:avLst/>
                          </a:prstGeom>
                        </pic:spPr>
                      </pic:pic>
                    </a:graphicData>
                  </a:graphic>
                </wp:inline>
              </w:drawing>
            </w:r>
          </w:p>
          <w:p w:rsidR="004D6FF5">
            <w:pPr>
              <w:widowControl w:val="0"/>
              <w:rPr>
                <w:color w:val="999999"/>
                <w:sz w:val="22"/>
                <w:szCs w:val="22"/>
              </w:rPr>
            </w:pPr>
          </w:p>
          <w:p w:rsidR="004D6FF5">
            <w:pPr>
              <w:widowControl w:val="0"/>
              <w:rPr>
                <w:color w:val="999999"/>
                <w:sz w:val="22"/>
                <w:szCs w:val="22"/>
              </w:rPr>
            </w:pPr>
            <w:r>
              <w:rPr>
                <w:sz w:val="22"/>
                <w:szCs w:val="22"/>
              </w:rPr>
              <w:t>Imagen: 228116_v22</w:t>
            </w:r>
          </w:p>
        </w:tc>
        <w:tc>
          <w:tcPr>
            <w:tcW w:w="1472" w:type="dxa"/>
            <w:shd w:val="clear" w:color="auto" w:fill="auto"/>
            <w:tcMar>
              <w:top w:w="100" w:type="dxa"/>
              <w:left w:w="100" w:type="dxa"/>
              <w:bottom w:w="100" w:type="dxa"/>
              <w:right w:w="100" w:type="dxa"/>
            </w:tcMar>
          </w:tcPr>
          <w:p w:rsidR="004D6FF5">
            <w:pPr>
              <w:widowControl w:val="0"/>
              <w:rPr>
                <w:color w:val="999999"/>
                <w:sz w:val="22"/>
                <w:szCs w:val="22"/>
              </w:rPr>
            </w:pPr>
            <w:r>
              <w:rPr>
                <w:color w:val="999999"/>
                <w:sz w:val="22"/>
                <w:szCs w:val="22"/>
              </w:rPr>
              <w:t>SI</w:t>
            </w:r>
          </w:p>
        </w:tc>
        <w:tc>
          <w:tcPr>
            <w:tcW w:w="3937" w:type="dxa"/>
            <w:shd w:val="clear" w:color="auto" w:fill="auto"/>
            <w:tcMar>
              <w:top w:w="100" w:type="dxa"/>
              <w:left w:w="100" w:type="dxa"/>
              <w:bottom w:w="100" w:type="dxa"/>
              <w:right w:w="100" w:type="dxa"/>
            </w:tcMar>
          </w:tcPr>
          <w:p w:rsidR="004D6FF5">
            <w:pPr>
              <w:spacing w:line="276" w:lineRule="auto"/>
              <w:jc w:val="both"/>
              <w:rPr>
                <w:b w:val="0"/>
                <w:sz w:val="22"/>
                <w:szCs w:val="22"/>
              </w:rPr>
            </w:pPr>
            <w:r>
              <w:rPr>
                <w:b w:val="0"/>
                <w:sz w:val="22"/>
                <w:szCs w:val="22"/>
              </w:rPr>
              <w:t>El resultado final de pasar una corriente eléctrica a través del cuerpo humano puede generar una alta probabilidad de problemas. Por este motivo, el personal debe conocer los riesgos, dependiendo de las características de la operación, proceso o situación y, además, tomar las medidas necesarias para evitarlos.</w:t>
            </w:r>
          </w:p>
        </w:tc>
        <w:tc>
          <w:tcPr>
            <w:tcW w:w="3372" w:type="dxa"/>
            <w:shd w:val="clear" w:color="auto" w:fill="auto"/>
            <w:tcMar>
              <w:top w:w="100" w:type="dxa"/>
              <w:left w:w="100" w:type="dxa"/>
              <w:bottom w:w="100" w:type="dxa"/>
              <w:right w:w="100" w:type="dxa"/>
            </w:tcMar>
          </w:tcPr>
          <w:p w:rsidR="004D6FF5">
            <w:pPr>
              <w:spacing w:line="276" w:lineRule="auto"/>
              <w:jc w:val="both"/>
              <w:rPr>
                <w:sz w:val="22"/>
                <w:szCs w:val="22"/>
              </w:rPr>
            </w:pPr>
            <w:r>
              <w:rPr>
                <w:sz w:val="22"/>
                <w:szCs w:val="22"/>
              </w:rPr>
              <w:t xml:space="preserve">Corriente eléctrica </w:t>
            </w:r>
          </w:p>
          <w:p w:rsidR="004D6FF5">
            <w:pPr>
              <w:spacing w:line="276" w:lineRule="auto"/>
              <w:jc w:val="both"/>
              <w:rPr>
                <w:sz w:val="22"/>
                <w:szCs w:val="22"/>
              </w:rPr>
            </w:pPr>
            <w:r>
              <w:rPr>
                <w:sz w:val="22"/>
                <w:szCs w:val="22"/>
              </w:rPr>
              <w:t>Riesgos</w:t>
            </w:r>
          </w:p>
          <w:p w:rsidR="004D6FF5">
            <w:pPr>
              <w:spacing w:line="276" w:lineRule="auto"/>
              <w:jc w:val="both"/>
              <w:rPr>
                <w:sz w:val="22"/>
                <w:szCs w:val="22"/>
              </w:rPr>
            </w:pPr>
          </w:p>
          <w:p w:rsidR="004D6FF5">
            <w:pPr>
              <w:spacing w:line="276" w:lineRule="auto"/>
              <w:jc w:val="both"/>
              <w:rPr>
                <w:sz w:val="22"/>
                <w:szCs w:val="22"/>
              </w:rPr>
            </w:pPr>
          </w:p>
          <w:p w:rsidR="004D6FF5">
            <w:pPr>
              <w:spacing w:line="276" w:lineRule="auto"/>
              <w:jc w:val="both"/>
              <w:rPr>
                <w:sz w:val="22"/>
                <w:szCs w:val="22"/>
              </w:rPr>
            </w:pPr>
          </w:p>
        </w:tc>
      </w:tr>
      <w:tr>
        <w:tblPrEx>
          <w:tblW w:w="13401" w:type="dxa"/>
          <w:tblInd w:w="-100" w:type="dxa"/>
          <w:tblLayout w:type="fixed"/>
          <w:tblLook w:val="0600"/>
        </w:tblPrEx>
        <w:trPr>
          <w:trHeight w:val="420"/>
        </w:trPr>
        <w:tc>
          <w:tcPr>
            <w:tcW w:w="1260" w:type="dxa"/>
            <w:shd w:val="clear" w:color="auto" w:fill="auto"/>
            <w:tcMar>
              <w:top w:w="100" w:type="dxa"/>
              <w:left w:w="100" w:type="dxa"/>
              <w:bottom w:w="100" w:type="dxa"/>
              <w:right w:w="100" w:type="dxa"/>
            </w:tcMar>
          </w:tcPr>
          <w:p w:rsidR="004D6FF5">
            <w:pPr>
              <w:widowControl w:val="0"/>
              <w:rPr>
                <w:sz w:val="22"/>
                <w:szCs w:val="22"/>
              </w:rPr>
            </w:pPr>
            <w:r>
              <w:rPr>
                <w:sz w:val="22"/>
                <w:szCs w:val="22"/>
              </w:rPr>
              <w:t>Nombre del archivo</w:t>
            </w:r>
          </w:p>
        </w:tc>
        <w:tc>
          <w:tcPr>
            <w:tcW w:w="12141" w:type="dxa"/>
            <w:gridSpan w:val="4"/>
            <w:shd w:val="clear" w:color="auto" w:fill="auto"/>
            <w:tcMar>
              <w:top w:w="100" w:type="dxa"/>
              <w:left w:w="100" w:type="dxa"/>
              <w:bottom w:w="100" w:type="dxa"/>
              <w:right w:w="100" w:type="dxa"/>
            </w:tcMar>
          </w:tcPr>
          <w:p w:rsidR="004D6FF5">
            <w:pPr>
              <w:widowControl w:val="0"/>
              <w:rPr>
                <w:sz w:val="22"/>
                <w:szCs w:val="22"/>
              </w:rPr>
            </w:pPr>
            <w:r>
              <w:rPr>
                <w:sz w:val="22"/>
                <w:szCs w:val="22"/>
              </w:rPr>
              <w:t>Imagen: 228116_iv2</w:t>
            </w:r>
          </w:p>
        </w:tc>
      </w:tr>
    </w:tbl>
    <w:p w:rsidR="004D6FF5">
      <w:pPr>
        <w:jc w:val="both"/>
      </w:pPr>
    </w:p>
    <w:p w:rsidR="004D6FF5">
      <w:pPr>
        <w:jc w:val="both"/>
      </w:pPr>
    </w:p>
    <w:p w:rsidR="004D6FF5">
      <w:pPr>
        <w:jc w:val="both"/>
      </w:pPr>
    </w:p>
    <w:p w:rsidR="004D6FF5">
      <w:pPr>
        <w:jc w:val="both"/>
      </w:pPr>
    </w:p>
    <w:p w:rsidR="004D6FF5">
      <w:pPr>
        <w:jc w:val="both"/>
      </w:pPr>
    </w:p>
    <w:p w:rsidR="004D6FF5">
      <w:pPr>
        <w:jc w:val="both"/>
      </w:pPr>
    </w:p>
    <w:p w:rsidR="004D6FF5">
      <w:pPr>
        <w:jc w:val="both"/>
      </w:pPr>
    </w:p>
    <w:p w:rsidR="004D6FF5">
      <w:pPr>
        <w:jc w:val="both"/>
      </w:pPr>
    </w:p>
    <w:p w:rsidR="004D6FF5">
      <w:pPr>
        <w:jc w:val="both"/>
        <w:rPr>
          <w:b/>
        </w:rPr>
      </w:pPr>
      <w:r>
        <w:rPr>
          <w:b/>
        </w:rPr>
        <w:t>Validación de los planos eléctricos</w:t>
      </w:r>
    </w:p>
    <w:p w:rsidR="004D6FF5"/>
    <w:tbl>
      <w:tblPr>
        <w:tblStyle w:val="affffffffffa"/>
        <w:tblW w:w="134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25"/>
        <w:gridCol w:w="10215"/>
      </w:tblGrid>
      <w:tr>
        <w:tblPrEx>
          <w:tblW w:w="134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c>
          <w:tcPr>
            <w:tcW w:w="3225"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10215" w:type="dxa"/>
            <w:shd w:val="clear" w:color="auto" w:fill="C9DAF8"/>
            <w:tcMar>
              <w:top w:w="100" w:type="dxa"/>
              <w:left w:w="100" w:type="dxa"/>
              <w:bottom w:w="100" w:type="dxa"/>
              <w:right w:w="100" w:type="dxa"/>
            </w:tcMar>
          </w:tcPr>
          <w:p w:rsidR="004D6FF5">
            <w:pPr>
              <w:keepNext/>
              <w:keepLines/>
              <w:widowControl w:val="0"/>
              <w:spacing w:after="60"/>
              <w:jc w:val="center"/>
              <w:rPr>
                <w:sz w:val="22"/>
                <w:szCs w:val="22"/>
              </w:rPr>
            </w:pPr>
            <w:r>
              <w:rPr>
                <w:sz w:val="22"/>
                <w:szCs w:val="22"/>
              </w:rPr>
              <w:t>Infografía estática</w:t>
            </w:r>
          </w:p>
        </w:tc>
      </w:tr>
      <w:tr>
        <w:tblPrEx>
          <w:tblW w:w="13440" w:type="dxa"/>
          <w:tblInd w:w="-130" w:type="dxa"/>
          <w:tblLayout w:type="fixed"/>
          <w:tblLook w:val="0600"/>
        </w:tblPrEx>
        <w:tc>
          <w:tcPr>
            <w:tcW w:w="3225" w:type="dxa"/>
            <w:shd w:val="clear" w:color="auto" w:fill="auto"/>
            <w:tcMar>
              <w:top w:w="100" w:type="dxa"/>
              <w:left w:w="100" w:type="dxa"/>
              <w:bottom w:w="100" w:type="dxa"/>
              <w:right w:w="100" w:type="dxa"/>
            </w:tcMar>
          </w:tcPr>
          <w:p w:rsidR="004D6FF5" w:rsidRPr="006219F1">
            <w:pPr>
              <w:widowControl w:val="0"/>
              <w:rPr>
                <w:sz w:val="22"/>
                <w:szCs w:val="22"/>
                <w:highlight w:val="yellow"/>
              </w:rPr>
            </w:pPr>
            <w:r w:rsidRPr="006219F1">
              <w:rPr>
                <w:sz w:val="22"/>
                <w:szCs w:val="22"/>
              </w:rPr>
              <w:t>Texto introductorio</w:t>
            </w:r>
          </w:p>
        </w:tc>
        <w:tc>
          <w:tcPr>
            <w:tcW w:w="10215" w:type="dxa"/>
            <w:shd w:val="clear" w:color="auto" w:fill="auto"/>
            <w:tcMar>
              <w:top w:w="100" w:type="dxa"/>
              <w:left w:w="100" w:type="dxa"/>
              <w:bottom w:w="100" w:type="dxa"/>
              <w:right w:w="100" w:type="dxa"/>
            </w:tcMar>
          </w:tcPr>
          <w:p w:rsidR="004D6FF5" w:rsidRPr="006219F1">
            <w:pPr>
              <w:spacing w:line="276" w:lineRule="auto"/>
              <w:jc w:val="both"/>
              <w:rPr>
                <w:b w:val="0"/>
                <w:sz w:val="22"/>
                <w:szCs w:val="22"/>
              </w:rPr>
            </w:pPr>
            <w:sdt>
              <w:sdtPr>
                <w:tag w:val="goog_rdk_51"/>
                <w:id w:val="1446500923"/>
                <w:richText/>
              </w:sdtPr>
              <w:sdtContent/>
            </w:sdt>
            <w:r w:rsidRPr="006219F1">
              <w:rPr>
                <w:b w:val="0"/>
                <w:sz w:val="22"/>
                <w:szCs w:val="22"/>
              </w:rPr>
              <w:t>En esta etapa se deben revisar los puntos y las instalaciones eléctricas físicas, los cuales deben coincidir exactamente con los dispuestos en los planos. En el momento en que, por alguna razón o circunstancia, se hayan cambiado puntos o cables de tal forma que no coincidan con el plano original, se deben cambiar los planos eléctricos para que estos queden actualizados y, a su vez, sean aprobados por los entes correspondientes:</w:t>
            </w:r>
          </w:p>
        </w:tc>
      </w:tr>
      <w:tr>
        <w:tblPrEx>
          <w:tblW w:w="13440" w:type="dxa"/>
          <w:tblInd w:w="-130" w:type="dxa"/>
          <w:tblLayout w:type="fixed"/>
          <w:tblLook w:val="0600"/>
        </w:tblPrEx>
        <w:trPr>
          <w:trHeight w:val="420"/>
        </w:trPr>
        <w:tc>
          <w:tcPr>
            <w:tcW w:w="13440" w:type="dxa"/>
            <w:gridSpan w:val="2"/>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Planos eléctricos</w:t>
            </w:r>
          </w:p>
          <w:p w:rsidR="004D6FF5" w:rsidRPr="006219F1">
            <w:pPr>
              <w:widowControl w:val="0"/>
              <w:jc w:val="center"/>
              <w:rPr>
                <w:sz w:val="22"/>
                <w:szCs w:val="22"/>
              </w:rPr>
            </w:pPr>
            <w:sdt>
              <w:sdtPr>
                <w:tag w:val="goog_rdk_52"/>
                <w:id w:val="-286044594"/>
                <w:richText/>
              </w:sdtPr>
              <w:sdtContent/>
            </w:sdt>
            <w:r w:rsidRPr="006219F1">
              <w:rPr>
                <w:noProof/>
              </w:rPr>
              <w:drawing>
                <wp:inline distT="114300" distB="114300" distL="114300" distR="114300">
                  <wp:extent cx="4334828" cy="4145671"/>
                  <wp:effectExtent l="0" t="0" r="0" b="0"/>
                  <wp:docPr id="512" name="image76.png"/>
                  <wp:cNvGraphicFramePr/>
                  <a:graphic xmlns:a="http://schemas.openxmlformats.org/drawingml/2006/main">
                    <a:graphicData uri="http://schemas.openxmlformats.org/drawingml/2006/picture">
                      <pic:pic xmlns:pic="http://schemas.openxmlformats.org/drawingml/2006/picture">
                        <pic:nvPicPr>
                          <pic:cNvPr id="0" name="image76.png"/>
                          <pic:cNvPicPr/>
                        </pic:nvPicPr>
                        <pic:blipFill>
                          <a:blip xmlns:r="http://schemas.openxmlformats.org/officeDocument/2006/relationships" r:embed="rId58"/>
                          <a:stretch>
                            <a:fillRect/>
                          </a:stretch>
                        </pic:blipFill>
                        <pic:spPr>
                          <a:xfrm>
                            <a:off x="0" y="0"/>
                            <a:ext cx="4334828" cy="4145671"/>
                          </a:xfrm>
                          <a:prstGeom prst="rect">
                            <a:avLst/>
                          </a:prstGeom>
                        </pic:spPr>
                      </pic:pic>
                    </a:graphicData>
                  </a:graphic>
                </wp:inline>
              </w:drawing>
            </w:r>
          </w:p>
          <w:p w:rsidR="004D6FF5" w:rsidRPr="006219F1">
            <w:pPr>
              <w:spacing w:line="276" w:lineRule="auto"/>
              <w:jc w:val="both"/>
              <w:rPr>
                <w:sz w:val="22"/>
                <w:szCs w:val="22"/>
              </w:rPr>
            </w:pPr>
          </w:p>
          <w:p w:rsidR="004D6FF5" w:rsidRPr="006219F1">
            <w:pPr>
              <w:spacing w:line="276" w:lineRule="auto"/>
              <w:jc w:val="both"/>
              <w:rPr>
                <w:sz w:val="22"/>
                <w:szCs w:val="22"/>
              </w:rPr>
            </w:pPr>
            <w:r w:rsidRPr="006219F1">
              <w:rPr>
                <w:sz w:val="22"/>
                <w:szCs w:val="22"/>
              </w:rPr>
              <w:t>Para lograr un informe exitoso, se deben seguir los siguientes pasos en el momento de realizarlo:</w:t>
            </w:r>
          </w:p>
          <w:p w:rsidR="004D6FF5" w:rsidRPr="006219F1">
            <w:pPr>
              <w:jc w:val="both"/>
              <w:rPr>
                <w:sz w:val="22"/>
                <w:szCs w:val="22"/>
              </w:rPr>
            </w:pPr>
          </w:p>
          <w:p w:rsidR="004D6FF5" w:rsidRPr="006219F1">
            <w:pPr>
              <w:numPr>
                <w:ilvl w:val="0"/>
                <w:numId w:val="6"/>
              </w:numPr>
              <w:jc w:val="both"/>
              <w:rPr>
                <w:sz w:val="22"/>
                <w:szCs w:val="22"/>
              </w:rPr>
            </w:pPr>
            <w:r w:rsidRPr="006219F1">
              <w:rPr>
                <w:sz w:val="22"/>
                <w:szCs w:val="22"/>
              </w:rPr>
              <w:t>Planificación</w:t>
            </w:r>
          </w:p>
          <w:p w:rsidR="004D6FF5" w:rsidRPr="006219F1">
            <w:pPr>
              <w:numPr>
                <w:ilvl w:val="0"/>
                <w:numId w:val="6"/>
              </w:numPr>
              <w:jc w:val="both"/>
              <w:rPr>
                <w:sz w:val="22"/>
                <w:szCs w:val="22"/>
              </w:rPr>
            </w:pPr>
            <w:r w:rsidRPr="006219F1">
              <w:rPr>
                <w:sz w:val="22"/>
                <w:szCs w:val="22"/>
              </w:rPr>
              <w:t>Ejecución</w:t>
            </w:r>
          </w:p>
          <w:p w:rsidR="004D6FF5" w:rsidRPr="006219F1">
            <w:pPr>
              <w:numPr>
                <w:ilvl w:val="0"/>
                <w:numId w:val="6"/>
              </w:numPr>
              <w:jc w:val="both"/>
              <w:rPr>
                <w:sz w:val="22"/>
                <w:szCs w:val="22"/>
              </w:rPr>
            </w:pPr>
            <w:r w:rsidRPr="006219F1">
              <w:rPr>
                <w:sz w:val="22"/>
                <w:szCs w:val="22"/>
              </w:rPr>
              <w:t>Presentación de informes</w:t>
            </w:r>
          </w:p>
          <w:p w:rsidR="004D6FF5" w:rsidRPr="006219F1">
            <w:pPr>
              <w:numPr>
                <w:ilvl w:val="0"/>
                <w:numId w:val="6"/>
              </w:numPr>
              <w:jc w:val="both"/>
              <w:rPr>
                <w:sz w:val="22"/>
                <w:szCs w:val="22"/>
              </w:rPr>
            </w:pPr>
            <w:r w:rsidRPr="006219F1">
              <w:rPr>
                <w:sz w:val="22"/>
                <w:szCs w:val="22"/>
              </w:rPr>
              <w:t>Informe final</w:t>
            </w:r>
          </w:p>
          <w:p w:rsidR="004D6FF5" w:rsidRPr="006219F1">
            <w:pPr>
              <w:widowControl w:val="0"/>
              <w:rPr>
                <w:sz w:val="22"/>
                <w:szCs w:val="22"/>
              </w:rPr>
            </w:pPr>
          </w:p>
        </w:tc>
      </w:tr>
      <w:tr>
        <w:tblPrEx>
          <w:tblW w:w="13440" w:type="dxa"/>
          <w:tblInd w:w="-130" w:type="dxa"/>
          <w:tblLayout w:type="fixed"/>
          <w:tblLook w:val="0600"/>
        </w:tblPrEx>
        <w:tc>
          <w:tcPr>
            <w:tcW w:w="3225" w:type="dxa"/>
            <w:shd w:val="clear" w:color="auto" w:fill="auto"/>
            <w:tcMar>
              <w:top w:w="100" w:type="dxa"/>
              <w:left w:w="100" w:type="dxa"/>
              <w:bottom w:w="100" w:type="dxa"/>
              <w:right w:w="100" w:type="dxa"/>
            </w:tcMar>
          </w:tcPr>
          <w:p w:rsidR="004D6FF5">
            <w:pPr>
              <w:widowControl w:val="0"/>
              <w:rPr>
                <w:sz w:val="22"/>
                <w:szCs w:val="22"/>
              </w:rPr>
            </w:pPr>
            <w:r>
              <w:rPr>
                <w:sz w:val="22"/>
                <w:szCs w:val="22"/>
              </w:rPr>
              <w:t>Código de la imagen</w:t>
            </w:r>
          </w:p>
        </w:tc>
        <w:tc>
          <w:tcPr>
            <w:tcW w:w="10215" w:type="dxa"/>
            <w:shd w:val="clear" w:color="auto" w:fill="auto"/>
            <w:tcMar>
              <w:top w:w="100" w:type="dxa"/>
              <w:left w:w="100" w:type="dxa"/>
              <w:bottom w:w="100" w:type="dxa"/>
              <w:right w:w="100" w:type="dxa"/>
            </w:tcMar>
          </w:tcPr>
          <w:p w:rsidR="004D6FF5">
            <w:pPr>
              <w:widowControl w:val="0"/>
              <w:rPr>
                <w:sz w:val="22"/>
                <w:szCs w:val="22"/>
              </w:rPr>
            </w:pPr>
            <w:r>
              <w:rPr>
                <w:sz w:val="22"/>
                <w:szCs w:val="22"/>
              </w:rPr>
              <w:t>Imagen: 228116_i19</w:t>
            </w:r>
          </w:p>
        </w:tc>
      </w:tr>
    </w:tbl>
    <w:p w:rsidR="004D6FF5">
      <w:pPr>
        <w:rPr>
          <w:b/>
        </w:rPr>
      </w:pPr>
    </w:p>
    <w:p w:rsidR="004D6FF5">
      <w:pPr>
        <w:spacing w:line="240" w:lineRule="auto"/>
        <w:jc w:val="both"/>
        <w:rPr>
          <w:b/>
        </w:rPr>
      </w:pPr>
    </w:p>
    <w:p w:rsidR="004D6FF5">
      <w:pPr>
        <w:spacing w:line="240" w:lineRule="auto"/>
        <w:jc w:val="both"/>
        <w:rPr>
          <w:b/>
        </w:rPr>
      </w:pPr>
    </w:p>
    <w:p w:rsidR="004D6FF5">
      <w:pPr>
        <w:spacing w:line="240" w:lineRule="auto"/>
        <w:jc w:val="both"/>
        <w:rPr>
          <w:b/>
        </w:rPr>
      </w:pPr>
      <w:r>
        <w:rPr>
          <w:b/>
        </w:rPr>
        <w:t>Planificación</w:t>
      </w:r>
    </w:p>
    <w:p w:rsidR="004D6FF5"/>
    <w:tbl>
      <w:tblPr>
        <w:tblStyle w:val="affffffffffb"/>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93"/>
        <w:gridCol w:w="9319"/>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c>
          <w:tcPr>
            <w:tcW w:w="4093"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9319" w:type="dxa"/>
            <w:shd w:val="clear" w:color="auto" w:fill="C9DAF8"/>
            <w:tcMar>
              <w:top w:w="100" w:type="dxa"/>
              <w:left w:w="100" w:type="dxa"/>
              <w:bottom w:w="100" w:type="dxa"/>
              <w:right w:w="100" w:type="dxa"/>
            </w:tcMar>
          </w:tcPr>
          <w:p w:rsidR="004D6FF5">
            <w:pPr>
              <w:keepNext/>
              <w:keepLines/>
              <w:widowControl w:val="0"/>
              <w:spacing w:after="60"/>
              <w:jc w:val="center"/>
              <w:rPr>
                <w:sz w:val="22"/>
                <w:szCs w:val="22"/>
                <w:highlight w:val="magenta"/>
              </w:rPr>
            </w:pPr>
            <w:sdt>
              <w:sdtPr>
                <w:tag w:val="goog_rdk_53"/>
                <w:id w:val="146638641"/>
                <w:richText/>
              </w:sdtPr>
              <w:sdtContent/>
            </w:sdt>
            <w:r w:rsidRPr="006219F1">
              <w:rPr>
                <w:sz w:val="22"/>
                <w:szCs w:val="22"/>
              </w:rPr>
              <w:t>Infografía estática</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pPr>
              <w:widowControl w:val="0"/>
              <w:rPr>
                <w:sz w:val="22"/>
                <w:szCs w:val="22"/>
                <w:highlight w:val="yellow"/>
              </w:rPr>
            </w:pPr>
            <w:r>
              <w:rPr>
                <w:sz w:val="22"/>
                <w:szCs w:val="22"/>
              </w:rPr>
              <w:t>Texto introductorio</w:t>
            </w:r>
          </w:p>
        </w:tc>
        <w:tc>
          <w:tcPr>
            <w:tcW w:w="9319" w:type="dxa"/>
            <w:shd w:val="clear" w:color="auto" w:fill="auto"/>
            <w:tcMar>
              <w:top w:w="100" w:type="dxa"/>
              <w:left w:w="100" w:type="dxa"/>
              <w:bottom w:w="100" w:type="dxa"/>
              <w:right w:w="100" w:type="dxa"/>
            </w:tcMar>
          </w:tcPr>
          <w:p w:rsidR="004D6FF5">
            <w:pPr>
              <w:jc w:val="both"/>
              <w:rPr>
                <w:b w:val="0"/>
                <w:color w:val="999999"/>
                <w:sz w:val="22"/>
                <w:szCs w:val="22"/>
              </w:rPr>
            </w:pPr>
            <w:r>
              <w:rPr>
                <w:b w:val="0"/>
                <w:sz w:val="22"/>
                <w:szCs w:val="22"/>
              </w:rPr>
              <w:t>Este es un paso preliminar en donde se establecen las actividades que se van a realizar durante la inspección. Estos son los eventos que se deben definir:</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pPr>
              <w:widowControl w:val="0"/>
              <w:rPr>
                <w:sz w:val="22"/>
                <w:szCs w:val="22"/>
              </w:rPr>
            </w:pPr>
            <w:r>
              <w:rPr>
                <w:sz w:val="22"/>
                <w:szCs w:val="22"/>
              </w:rPr>
              <w:t>Planificación</w:t>
            </w:r>
          </w:p>
          <w:p w:rsidR="004D6FF5">
            <w:pPr>
              <w:widowControl w:val="0"/>
              <w:jc w:val="center"/>
              <w:rPr>
                <w:sz w:val="22"/>
                <w:szCs w:val="22"/>
              </w:rPr>
            </w:pPr>
            <w:sdt>
              <w:sdtPr>
                <w:tag w:val="goog_rdk_54"/>
                <w:id w:val="569696266"/>
                <w:richText/>
              </w:sdtPr>
              <w:sdtContent/>
            </w:sdt>
            <w:r>
              <w:rPr>
                <w:noProof/>
              </w:rPr>
              <w:drawing>
                <wp:inline distT="114300" distB="114300" distL="114300" distR="114300">
                  <wp:extent cx="4214068" cy="4214068"/>
                  <wp:effectExtent l="0" t="0" r="0" b="0"/>
                  <wp:docPr id="514" name="image57.png"/>
                  <wp:cNvGraphicFramePr/>
                  <a:graphic xmlns:a="http://schemas.openxmlformats.org/drawingml/2006/main">
                    <a:graphicData uri="http://schemas.openxmlformats.org/drawingml/2006/picture">
                      <pic:pic xmlns:pic="http://schemas.openxmlformats.org/drawingml/2006/picture">
                        <pic:nvPicPr>
                          <pic:cNvPr id="0" name="image57.png"/>
                          <pic:cNvPicPr/>
                        </pic:nvPicPr>
                        <pic:blipFill>
                          <a:blip xmlns:r="http://schemas.openxmlformats.org/officeDocument/2006/relationships" r:embed="rId59"/>
                          <a:stretch>
                            <a:fillRect/>
                          </a:stretch>
                        </pic:blipFill>
                        <pic:spPr>
                          <a:xfrm>
                            <a:off x="0" y="0"/>
                            <a:ext cx="4214068" cy="4214068"/>
                          </a:xfrm>
                          <a:prstGeom prst="rect">
                            <a:avLst/>
                          </a:prstGeom>
                        </pic:spPr>
                      </pic:pic>
                    </a:graphicData>
                  </a:graphic>
                </wp:inline>
              </w:drawing>
            </w:r>
          </w:p>
          <w:p w:rsidR="004D6FF5">
            <w:pPr>
              <w:jc w:val="both"/>
              <w:rPr>
                <w:sz w:val="22"/>
                <w:szCs w:val="22"/>
              </w:rPr>
            </w:pPr>
          </w:p>
          <w:p w:rsidR="004D6FF5">
            <w:pPr>
              <w:numPr>
                <w:ilvl w:val="0"/>
                <w:numId w:val="5"/>
              </w:numPr>
              <w:jc w:val="both"/>
              <w:rPr>
                <w:b w:val="0"/>
                <w:sz w:val="22"/>
                <w:szCs w:val="22"/>
              </w:rPr>
            </w:pPr>
            <w:r>
              <w:rPr>
                <w:b w:val="0"/>
                <w:sz w:val="22"/>
                <w:szCs w:val="22"/>
              </w:rPr>
              <w:t>Plan y horario para la inspección</w:t>
            </w:r>
          </w:p>
          <w:p w:rsidR="004D6FF5">
            <w:pPr>
              <w:numPr>
                <w:ilvl w:val="0"/>
                <w:numId w:val="5"/>
              </w:numPr>
              <w:jc w:val="both"/>
              <w:rPr>
                <w:b w:val="0"/>
                <w:sz w:val="22"/>
                <w:szCs w:val="22"/>
              </w:rPr>
            </w:pPr>
            <w:r>
              <w:rPr>
                <w:b w:val="0"/>
                <w:sz w:val="22"/>
                <w:szCs w:val="22"/>
              </w:rPr>
              <w:t>Visita de reconocimiento a instalaciones</w:t>
            </w:r>
          </w:p>
          <w:p w:rsidR="004D6FF5">
            <w:pPr>
              <w:numPr>
                <w:ilvl w:val="0"/>
                <w:numId w:val="5"/>
              </w:numPr>
              <w:jc w:val="both"/>
              <w:rPr>
                <w:b w:val="0"/>
                <w:sz w:val="22"/>
                <w:szCs w:val="22"/>
              </w:rPr>
            </w:pPr>
            <w:r>
              <w:rPr>
                <w:b w:val="0"/>
                <w:sz w:val="22"/>
                <w:szCs w:val="22"/>
              </w:rPr>
              <w:t>Identificación de áreas de riesgo</w:t>
            </w:r>
          </w:p>
          <w:p w:rsidR="004D6FF5">
            <w:pPr>
              <w:numPr>
                <w:ilvl w:val="0"/>
                <w:numId w:val="5"/>
              </w:numPr>
              <w:jc w:val="both"/>
              <w:rPr>
                <w:sz w:val="22"/>
                <w:szCs w:val="22"/>
              </w:rPr>
            </w:pPr>
            <w:r>
              <w:rPr>
                <w:b w:val="0"/>
                <w:sz w:val="22"/>
                <w:szCs w:val="22"/>
              </w:rPr>
              <w:t>Zonas restringidas</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pPr>
              <w:widowControl w:val="0"/>
              <w:rPr>
                <w:sz w:val="22"/>
                <w:szCs w:val="22"/>
              </w:rPr>
            </w:pPr>
            <w:r>
              <w:rPr>
                <w:sz w:val="22"/>
                <w:szCs w:val="22"/>
              </w:rPr>
              <w:t>Código de la imagen</w:t>
            </w:r>
          </w:p>
        </w:tc>
        <w:tc>
          <w:tcPr>
            <w:tcW w:w="9319" w:type="dxa"/>
            <w:shd w:val="clear" w:color="auto" w:fill="auto"/>
            <w:tcMar>
              <w:top w:w="100" w:type="dxa"/>
              <w:left w:w="100" w:type="dxa"/>
              <w:bottom w:w="100" w:type="dxa"/>
              <w:right w:w="100" w:type="dxa"/>
            </w:tcMar>
          </w:tcPr>
          <w:p w:rsidR="004D6FF5">
            <w:pPr>
              <w:widowControl w:val="0"/>
              <w:rPr>
                <w:sz w:val="22"/>
                <w:szCs w:val="22"/>
              </w:rPr>
            </w:pPr>
            <w:r>
              <w:rPr>
                <w:sz w:val="22"/>
                <w:szCs w:val="22"/>
              </w:rPr>
              <w:t>Imagen: 228116_i20</w:t>
            </w:r>
          </w:p>
        </w:tc>
      </w:tr>
    </w:tbl>
    <w:p w:rsidR="004D6FF5"/>
    <w:p w:rsidR="004D6FF5">
      <w:pPr>
        <w:spacing w:line="240" w:lineRule="auto"/>
        <w:jc w:val="both"/>
      </w:pPr>
    </w:p>
    <w:p w:rsidR="004D6FF5">
      <w:bookmarkStart w:id="18" w:name="_heading=h.35nkun2" w:colFirst="0" w:colLast="0"/>
      <w:bookmarkEnd w:id="18"/>
    </w:p>
    <w:tbl>
      <w:tblPr>
        <w:tblStyle w:val="affffff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31"/>
        <w:gridCol w:w="6880"/>
        <w:gridCol w:w="4801"/>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460"/>
        </w:trPr>
        <w:tc>
          <w:tcPr>
            <w:tcW w:w="1731"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11681" w:type="dxa"/>
            <w:gridSpan w:val="2"/>
            <w:shd w:val="clear" w:color="auto" w:fill="C9DAF8"/>
            <w:tcMar>
              <w:top w:w="100" w:type="dxa"/>
              <w:left w:w="100" w:type="dxa"/>
              <w:bottom w:w="100" w:type="dxa"/>
              <w:right w:w="100" w:type="dxa"/>
            </w:tcMar>
          </w:tcPr>
          <w:p w:rsidR="004D6FF5">
            <w:pPr>
              <w:keepNext/>
              <w:keepLines/>
              <w:widowControl w:val="0"/>
              <w:spacing w:after="60"/>
              <w:jc w:val="center"/>
              <w:rPr>
                <w:sz w:val="22"/>
                <w:szCs w:val="22"/>
                <w:highlight w:val="magenta"/>
              </w:rPr>
            </w:pPr>
            <w:sdt>
              <w:sdtPr>
                <w:tag w:val="goog_rdk_55"/>
                <w:id w:val="606551286"/>
                <w:richText/>
              </w:sdtPr>
              <w:sdtContent/>
            </w:sdt>
            <w:r w:rsidRPr="006219F1">
              <w:rPr>
                <w:sz w:val="22"/>
                <w:szCs w:val="22"/>
              </w:rPr>
              <w:t>Infografía interactiva Punto caliente</w:t>
            </w:r>
          </w:p>
        </w:tc>
      </w:tr>
      <w:tr>
        <w:tblPrEx>
          <w:tblW w:w="13412" w:type="dxa"/>
          <w:tblInd w:w="-100" w:type="dxa"/>
          <w:tblLayout w:type="fixed"/>
          <w:tblLook w:val="0600"/>
        </w:tblPrEx>
        <w:trPr>
          <w:trHeight w:val="420"/>
        </w:trPr>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Texto introductorio</w:t>
            </w:r>
          </w:p>
        </w:tc>
        <w:tc>
          <w:tcPr>
            <w:tcW w:w="11681" w:type="dxa"/>
            <w:gridSpan w:val="2"/>
            <w:shd w:val="clear" w:color="auto" w:fill="auto"/>
            <w:tcMar>
              <w:top w:w="100" w:type="dxa"/>
              <w:left w:w="100" w:type="dxa"/>
              <w:bottom w:w="100" w:type="dxa"/>
              <w:right w:w="100" w:type="dxa"/>
            </w:tcMar>
          </w:tcPr>
          <w:p w:rsidR="004D6FF5">
            <w:pPr>
              <w:jc w:val="both"/>
              <w:rPr>
                <w:b w:val="0"/>
                <w:sz w:val="22"/>
                <w:szCs w:val="22"/>
                <w:shd w:val="clear" w:color="auto" w:fill="F3F3F3"/>
              </w:rPr>
            </w:pPr>
            <w:r>
              <w:rPr>
                <w:b w:val="0"/>
                <w:sz w:val="22"/>
                <w:szCs w:val="22"/>
                <w:shd w:val="clear" w:color="auto" w:fill="F3F3F3"/>
              </w:rPr>
              <w:t xml:space="preserve">Dentro de las inspecciones es importante realizar las siguientes actividades que son de gran importancia para la validez y la eficacia de la instalación: </w:t>
            </w:r>
          </w:p>
        </w:tc>
      </w:tr>
      <w:tr>
        <w:tblPrEx>
          <w:tblW w:w="13412" w:type="dxa"/>
          <w:tblInd w:w="-100" w:type="dxa"/>
          <w:tblLayout w:type="fixed"/>
          <w:tblLook w:val="0600"/>
        </w:tblPrEx>
        <w:trPr>
          <w:trHeight w:val="420"/>
        </w:trPr>
        <w:tc>
          <w:tcPr>
            <w:tcW w:w="13412" w:type="dxa"/>
            <w:gridSpan w:val="3"/>
            <w:shd w:val="clear" w:color="auto" w:fill="auto"/>
            <w:tcMar>
              <w:top w:w="100" w:type="dxa"/>
              <w:left w:w="100" w:type="dxa"/>
              <w:bottom w:w="100" w:type="dxa"/>
              <w:right w:w="100" w:type="dxa"/>
            </w:tcMar>
          </w:tcPr>
          <w:p w:rsidR="004D6FF5">
            <w:pPr>
              <w:widowControl w:val="0"/>
              <w:rPr>
                <w:sz w:val="22"/>
                <w:szCs w:val="22"/>
              </w:rPr>
            </w:pPr>
            <w:r>
              <w:rPr>
                <w:sz w:val="22"/>
                <w:szCs w:val="22"/>
              </w:rPr>
              <w:t>Actividades en la inspección</w:t>
            </w:r>
          </w:p>
          <w:p w:rsidR="004D6FF5">
            <w:pPr>
              <w:rPr>
                <w:sz w:val="22"/>
                <w:szCs w:val="22"/>
              </w:rPr>
            </w:pPr>
          </w:p>
          <w:p w:rsidR="004D6FF5">
            <w:pPr>
              <w:widowControl w:val="0"/>
              <w:jc w:val="center"/>
              <w:rPr>
                <w:color w:val="999999"/>
                <w:sz w:val="22"/>
                <w:szCs w:val="22"/>
              </w:rPr>
            </w:pPr>
            <w:sdt>
              <w:sdtPr>
                <w:tag w:val="goog_rdk_56"/>
                <w:id w:val="-306168796"/>
                <w:richText/>
              </w:sdtPr>
              <w:sdtContent/>
            </w:sdt>
            <w:r>
              <w:rPr>
                <w:noProof/>
              </w:rPr>
              <w:drawing>
                <wp:inline distT="114300" distB="114300" distL="114300" distR="114300">
                  <wp:extent cx="5173028" cy="5173028"/>
                  <wp:effectExtent l="0" t="0" r="0" b="0"/>
                  <wp:docPr id="5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ic:nvPicPr>
                        <pic:blipFill>
                          <a:blip xmlns:r="http://schemas.openxmlformats.org/officeDocument/2006/relationships" r:embed="rId60"/>
                          <a:stretch>
                            <a:fillRect/>
                          </a:stretch>
                        </pic:blipFill>
                        <pic:spPr>
                          <a:xfrm>
                            <a:off x="0" y="0"/>
                            <a:ext cx="5173028" cy="5173028"/>
                          </a:xfrm>
                          <a:prstGeom prst="rect">
                            <a:avLst/>
                          </a:prstGeom>
                        </pic:spPr>
                      </pic:pic>
                    </a:graphicData>
                  </a:graphic>
                </wp:inline>
              </w:drawing>
            </w:r>
          </w:p>
        </w:tc>
      </w:tr>
      <w:tr>
        <w:tblPrEx>
          <w:tblW w:w="13412" w:type="dxa"/>
          <w:tblInd w:w="-100" w:type="dxa"/>
          <w:tblLayout w:type="fixed"/>
          <w:tblLook w:val="0600"/>
        </w:tblPrEx>
        <w:trPr>
          <w:trHeight w:val="420"/>
        </w:trPr>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Código de la imagen</w:t>
            </w:r>
          </w:p>
        </w:tc>
        <w:tc>
          <w:tcPr>
            <w:tcW w:w="11681" w:type="dxa"/>
            <w:gridSpan w:val="2"/>
            <w:shd w:val="clear" w:color="auto" w:fill="auto"/>
            <w:tcMar>
              <w:top w:w="100" w:type="dxa"/>
              <w:left w:w="100" w:type="dxa"/>
              <w:bottom w:w="100" w:type="dxa"/>
              <w:right w:w="100" w:type="dxa"/>
            </w:tcMar>
          </w:tcPr>
          <w:p w:rsidR="004D6FF5">
            <w:pPr>
              <w:widowControl w:val="0"/>
              <w:rPr>
                <w:sz w:val="22"/>
                <w:szCs w:val="22"/>
              </w:rPr>
            </w:pPr>
            <w:r>
              <w:rPr>
                <w:sz w:val="22"/>
                <w:szCs w:val="22"/>
              </w:rPr>
              <w:t>Imagen: 228116_i21</w:t>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Punto caliente 1</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Conexión a tierra </w:t>
            </w:r>
          </w:p>
          <w:p w:rsidR="004D6FF5" w:rsidRPr="006219F1">
            <w:pPr>
              <w:jc w:val="both"/>
              <w:rPr>
                <w:b w:val="0"/>
                <w:sz w:val="22"/>
                <w:szCs w:val="22"/>
                <w:shd w:val="clear" w:color="auto" w:fill="F3F3F3"/>
              </w:rPr>
            </w:pPr>
            <w:r w:rsidRPr="006219F1">
              <w:rPr>
                <w:b w:val="0"/>
                <w:sz w:val="22"/>
                <w:szCs w:val="22"/>
                <w:shd w:val="clear" w:color="auto" w:fill="F3F3F3"/>
              </w:rPr>
              <w:t>Las conexiones a tierra se verifican para la prueba validando que la tierra esté debidamente instalada de tal forma que, cuando ocurra alguna descarga, asegure el desempeño de la protección.</w:t>
            </w:r>
          </w:p>
          <w:p w:rsidR="004D6FF5" w:rsidRPr="006219F1">
            <w:pPr>
              <w:jc w:val="both"/>
              <w:rPr>
                <w:sz w:val="22"/>
                <w:szCs w:val="22"/>
              </w:rPr>
            </w:pPr>
            <w:r w:rsidRPr="006219F1">
              <w:rPr>
                <w:sz w:val="22"/>
                <w:szCs w:val="22"/>
                <w:shd w:val="clear" w:color="auto" w:fill="F3F3F3"/>
              </w:rPr>
              <w:br/>
            </w: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519" name="image67.png"/>
                  <wp:cNvGraphicFramePr/>
                  <a:graphic xmlns:a="http://schemas.openxmlformats.org/drawingml/2006/main">
                    <a:graphicData uri="http://schemas.openxmlformats.org/drawingml/2006/picture">
                      <pic:pic xmlns:pic="http://schemas.openxmlformats.org/drawingml/2006/picture">
                        <pic:nvPicPr>
                          <pic:cNvPr id="0" name="image67.png"/>
                          <pic:cNvPicPr/>
                        </pic:nvPicPr>
                        <pic:blipFill>
                          <a:blip xmlns:r="http://schemas.openxmlformats.org/officeDocument/2006/relationships" r:embed="rId61"/>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2</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 xml:space="preserve">Protección contra contacto directo </w:t>
            </w:r>
          </w:p>
          <w:p w:rsidR="004D6FF5" w:rsidRPr="006219F1">
            <w:pPr>
              <w:jc w:val="both"/>
              <w:rPr>
                <w:b w:val="0"/>
                <w:sz w:val="22"/>
                <w:szCs w:val="22"/>
                <w:shd w:val="clear" w:color="auto" w:fill="F3F3F3"/>
              </w:rPr>
            </w:pPr>
            <w:r w:rsidRPr="006219F1">
              <w:rPr>
                <w:b w:val="0"/>
                <w:sz w:val="22"/>
                <w:szCs w:val="22"/>
                <w:shd w:val="clear" w:color="auto" w:fill="F3F3F3"/>
              </w:rPr>
              <w:t>Se comprueba la presencia de métodos de protección contra contactos directos, tales como como la cubierta del panel eléctrico y las cajas de distribución.</w:t>
            </w:r>
          </w:p>
          <w:p w:rsidR="004D6FF5">
            <w:pPr>
              <w:widowControl w:val="0"/>
              <w:rPr>
                <w:color w:val="666666"/>
                <w:sz w:val="22"/>
                <w:szCs w:val="22"/>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522" name="image68.png"/>
                  <wp:cNvGraphicFramePr/>
                  <a:graphic xmlns:a="http://schemas.openxmlformats.org/drawingml/2006/main">
                    <a:graphicData uri="http://schemas.openxmlformats.org/drawingml/2006/picture">
                      <pic:pic xmlns:pic="http://schemas.openxmlformats.org/drawingml/2006/picture">
                        <pic:nvPicPr>
                          <pic:cNvPr id="0" name="image68.png"/>
                          <pic:cNvPicPr/>
                        </pic:nvPicPr>
                        <pic:blipFill>
                          <a:blip xmlns:r="http://schemas.openxmlformats.org/officeDocument/2006/relationships" r:embed="rId62"/>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Punto caliente 3</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Protección contra contactos Indirectos</w:t>
            </w:r>
          </w:p>
          <w:p w:rsidR="004D6FF5" w:rsidRPr="006219F1">
            <w:pPr>
              <w:jc w:val="both"/>
              <w:rPr>
                <w:b w:val="0"/>
                <w:sz w:val="22"/>
                <w:szCs w:val="22"/>
                <w:shd w:val="clear" w:color="auto" w:fill="F3F3F3"/>
              </w:rPr>
            </w:pPr>
            <w:r w:rsidRPr="006219F1">
              <w:rPr>
                <w:b w:val="0"/>
                <w:sz w:val="22"/>
                <w:szCs w:val="22"/>
                <w:shd w:val="clear" w:color="auto" w:fill="F3F3F3"/>
              </w:rPr>
              <w:t>Se comprueba la existencia de medios de protección contra contactos indirectos (separación de circuitos, sistemas de puesta a tierra, interruptores diferenciales, etc.).</w:t>
            </w:r>
          </w:p>
          <w:p w:rsidR="004D6FF5" w:rsidRPr="006219F1">
            <w:pPr>
              <w:jc w:val="both"/>
              <w:rPr>
                <w:sz w:val="22"/>
                <w:szCs w:val="22"/>
                <w:shd w:val="clear" w:color="auto" w:fill="F3F3F3"/>
              </w:rPr>
            </w:pPr>
          </w:p>
          <w:p w:rsidR="004D6FF5" w:rsidRPr="006219F1">
            <w:pPr>
              <w:jc w:val="both"/>
              <w:rPr>
                <w:sz w:val="22"/>
                <w:szCs w:val="22"/>
                <w:shd w:val="clear" w:color="auto" w:fill="F3F3F3"/>
              </w:rPr>
            </w:pPr>
          </w:p>
          <w:p w:rsidR="004D6FF5" w:rsidRPr="006219F1">
            <w:pPr>
              <w:widowControl w:val="0"/>
              <w:rPr>
                <w:sz w:val="22"/>
                <w:szCs w:val="22"/>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524" name="image72.png"/>
                  <wp:cNvGraphicFramePr/>
                  <a:graphic xmlns:a="http://schemas.openxmlformats.org/drawingml/2006/main">
                    <a:graphicData uri="http://schemas.openxmlformats.org/drawingml/2006/picture">
                      <pic:pic xmlns:pic="http://schemas.openxmlformats.org/drawingml/2006/picture">
                        <pic:nvPicPr>
                          <pic:cNvPr id="0" name="image72.png"/>
                          <pic:cNvPicPr/>
                        </pic:nvPicPr>
                        <pic:blipFill>
                          <a:blip xmlns:r="http://schemas.openxmlformats.org/officeDocument/2006/relationships" r:embed="rId63"/>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4</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Protección contra sobrecargas y cortocircuitos</w:t>
            </w:r>
          </w:p>
          <w:p w:rsidR="004D6FF5">
            <w:pPr>
              <w:jc w:val="both"/>
              <w:rPr>
                <w:b w:val="0"/>
                <w:color w:val="38761D"/>
                <w:sz w:val="22"/>
                <w:szCs w:val="22"/>
                <w:shd w:val="clear" w:color="auto" w:fill="F3F3F3"/>
              </w:rPr>
            </w:pPr>
            <w:r w:rsidRPr="006219F1">
              <w:rPr>
                <w:b w:val="0"/>
                <w:sz w:val="22"/>
                <w:szCs w:val="22"/>
                <w:shd w:val="clear" w:color="auto" w:fill="F3F3F3"/>
              </w:rPr>
              <w:t>Se comprueba la protección de los circuitos por medio de interruptores magneto térmicos o de fusibles calibrados contra los efectos de las sobreintensidades y cortocircuitos que puedan presentarse motivadas por sobrecargas o cortocircuitos. Se verifica la utilización de conductores de sección adecuada en relación con la potencia instalada.</w:t>
            </w: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526" name="image81.png"/>
                  <wp:cNvGraphicFramePr/>
                  <a:graphic xmlns:a="http://schemas.openxmlformats.org/drawingml/2006/main">
                    <a:graphicData uri="http://schemas.openxmlformats.org/drawingml/2006/picture">
                      <pic:pic xmlns:pic="http://schemas.openxmlformats.org/drawingml/2006/picture">
                        <pic:nvPicPr>
                          <pic:cNvPr id="0" name="image81.png"/>
                          <pic:cNvPicPr/>
                        </pic:nvPicPr>
                        <pic:blipFill>
                          <a:blip xmlns:r="http://schemas.openxmlformats.org/officeDocument/2006/relationships" r:embed="rId64"/>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5</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 xml:space="preserve">Identificación de circuitos y conductores </w:t>
            </w:r>
          </w:p>
          <w:p w:rsidR="004D6FF5" w:rsidRPr="006219F1">
            <w:pPr>
              <w:jc w:val="both"/>
              <w:rPr>
                <w:b w:val="0"/>
                <w:sz w:val="22"/>
                <w:szCs w:val="22"/>
                <w:shd w:val="clear" w:color="auto" w:fill="F3F3F3"/>
              </w:rPr>
            </w:pPr>
            <w:r w:rsidRPr="006219F1">
              <w:rPr>
                <w:b w:val="0"/>
                <w:sz w:val="22"/>
                <w:szCs w:val="22"/>
                <w:shd w:val="clear" w:color="auto" w:fill="F3F3F3"/>
              </w:rPr>
              <w:t>Se verifica la correcta identificación de circuitos y elementos, así como la identificación de conductores.</w:t>
            </w:r>
          </w:p>
          <w:p w:rsidR="004D6FF5" w:rsidRPr="006219F1">
            <w:pPr>
              <w:jc w:val="both"/>
              <w:rPr>
                <w:sz w:val="22"/>
                <w:szCs w:val="22"/>
                <w:shd w:val="clear" w:color="auto" w:fill="F3F3F3"/>
              </w:rPr>
            </w:pPr>
          </w:p>
          <w:p w:rsidR="004D6FF5" w:rsidRPr="006219F1">
            <w:pPr>
              <w:jc w:val="both"/>
              <w:rPr>
                <w:sz w:val="22"/>
                <w:szCs w:val="22"/>
                <w:shd w:val="clear" w:color="auto" w:fill="F3F3F3"/>
              </w:rPr>
            </w:pPr>
          </w:p>
          <w:p w:rsidR="004D6FF5">
            <w:pPr>
              <w:widowControl w:val="0"/>
              <w:rPr>
                <w:color w:val="666666"/>
                <w:sz w:val="22"/>
                <w:szCs w:val="22"/>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528" name="image74.png"/>
                  <wp:cNvGraphicFramePr/>
                  <a:graphic xmlns:a="http://schemas.openxmlformats.org/drawingml/2006/main">
                    <a:graphicData uri="http://schemas.openxmlformats.org/drawingml/2006/picture">
                      <pic:pic xmlns:pic="http://schemas.openxmlformats.org/drawingml/2006/picture">
                        <pic:nvPicPr>
                          <pic:cNvPr id="0" name="image74.png"/>
                          <pic:cNvPicPr/>
                        </pic:nvPicPr>
                        <pic:blipFill>
                          <a:blip xmlns:r="http://schemas.openxmlformats.org/officeDocument/2006/relationships" r:embed="rId65"/>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6</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Tipo de conductores</w:t>
            </w:r>
          </w:p>
          <w:p w:rsidR="004D6FF5">
            <w:pPr>
              <w:jc w:val="both"/>
              <w:rPr>
                <w:b w:val="0"/>
                <w:color w:val="38761D"/>
                <w:sz w:val="22"/>
                <w:szCs w:val="22"/>
              </w:rPr>
            </w:pPr>
            <w:r w:rsidRPr="006219F1">
              <w:rPr>
                <w:b w:val="0"/>
                <w:sz w:val="22"/>
                <w:szCs w:val="22"/>
                <w:shd w:val="clear" w:color="auto" w:fill="F3F3F3"/>
              </w:rPr>
              <w:t>Las características de los conductores a utilizar, dependerá de la aplicación, del lugar y de las condiciones en que se instalen</w:t>
            </w:r>
            <w:r>
              <w:rPr>
                <w:b w:val="0"/>
                <w:color w:val="38761D"/>
                <w:sz w:val="22"/>
                <w:szCs w:val="22"/>
                <w:shd w:val="clear" w:color="auto" w:fill="F3F3F3"/>
              </w:rPr>
              <w:t>.</w:t>
            </w: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507" name="image54.png"/>
                  <wp:cNvGraphicFramePr/>
                  <a:graphic xmlns:a="http://schemas.openxmlformats.org/drawingml/2006/main">
                    <a:graphicData uri="http://schemas.openxmlformats.org/drawingml/2006/picture">
                      <pic:pic xmlns:pic="http://schemas.openxmlformats.org/drawingml/2006/picture">
                        <pic:nvPicPr>
                          <pic:cNvPr id="0" name="image54.png"/>
                          <pic:cNvPicPr/>
                        </pic:nvPicPr>
                        <pic:blipFill>
                          <a:blip xmlns:r="http://schemas.openxmlformats.org/officeDocument/2006/relationships" r:embed="rId66"/>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7</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Tubos y cajas de derivación</w:t>
            </w:r>
          </w:p>
          <w:p w:rsidR="004D6FF5" w:rsidRPr="006219F1">
            <w:pPr>
              <w:jc w:val="both"/>
              <w:rPr>
                <w:b w:val="0"/>
                <w:sz w:val="22"/>
                <w:szCs w:val="22"/>
                <w:shd w:val="clear" w:color="auto" w:fill="F3F3F3"/>
              </w:rPr>
            </w:pPr>
            <w:r w:rsidRPr="006219F1">
              <w:rPr>
                <w:b w:val="0"/>
                <w:sz w:val="22"/>
                <w:szCs w:val="22"/>
                <w:shd w:val="clear" w:color="auto" w:fill="F3F3F3"/>
              </w:rPr>
              <w:t>La clase de tubos y cajas de derivación a utilizar dependerá también de la aplicación, del lugar y de las condiciones de instalación.</w:t>
            </w:r>
          </w:p>
          <w:p w:rsidR="004D6FF5" w:rsidRPr="006219F1">
            <w:pPr>
              <w:jc w:val="both"/>
              <w:rPr>
                <w:sz w:val="22"/>
                <w:szCs w:val="22"/>
                <w:shd w:val="clear" w:color="auto" w:fill="F3F3F3"/>
              </w:rPr>
            </w:pPr>
          </w:p>
          <w:p w:rsidR="004D6FF5">
            <w:pPr>
              <w:jc w:val="both"/>
              <w:rPr>
                <w:sz w:val="22"/>
                <w:szCs w:val="22"/>
                <w:shd w:val="clear" w:color="auto" w:fill="F3F3F3"/>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4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xmlns:r="http://schemas.openxmlformats.org/officeDocument/2006/relationships" r:embed="rId67"/>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8</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Estado de cuadros eléctricos</w:t>
            </w:r>
          </w:p>
          <w:p w:rsidR="004D6FF5" w:rsidRPr="006219F1">
            <w:pPr>
              <w:jc w:val="both"/>
              <w:rPr>
                <w:b w:val="0"/>
                <w:sz w:val="22"/>
                <w:szCs w:val="22"/>
                <w:shd w:val="clear" w:color="auto" w:fill="F3F3F3"/>
              </w:rPr>
            </w:pPr>
            <w:r w:rsidRPr="006219F1">
              <w:rPr>
                <w:b w:val="0"/>
                <w:sz w:val="22"/>
                <w:szCs w:val="22"/>
                <w:shd w:val="clear" w:color="auto" w:fill="F3F3F3"/>
              </w:rPr>
              <w:t>Se comprueba el buen estado, en general, de los cuadros eléctricos (deterioros, oxidación, síntomas de calentamiento, rotulación de mandos, etc.).</w:t>
            </w:r>
          </w:p>
          <w:p w:rsidR="004D6FF5" w:rsidRPr="006219F1">
            <w:pPr>
              <w:jc w:val="both"/>
              <w:rPr>
                <w:sz w:val="22"/>
                <w:szCs w:val="22"/>
                <w:shd w:val="clear" w:color="auto" w:fill="F3F3F3"/>
              </w:rPr>
            </w:pPr>
          </w:p>
          <w:p w:rsidR="004D6FF5" w:rsidRPr="006219F1">
            <w:pPr>
              <w:jc w:val="both"/>
              <w:rPr>
                <w:sz w:val="22"/>
                <w:szCs w:val="22"/>
                <w:shd w:val="clear" w:color="auto" w:fill="F3F3F3"/>
              </w:rPr>
            </w:pPr>
          </w:p>
          <w:p w:rsidR="004D6FF5">
            <w:pPr>
              <w:jc w:val="both"/>
              <w:rPr>
                <w:sz w:val="22"/>
                <w:szCs w:val="22"/>
                <w:shd w:val="clear" w:color="auto" w:fill="F3F3F3"/>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4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xmlns:r="http://schemas.openxmlformats.org/officeDocument/2006/relationships" r:embed="rId68"/>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9</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Alumbrados especiales</w:t>
            </w:r>
          </w:p>
          <w:p w:rsidR="004D6FF5" w:rsidRPr="006219F1">
            <w:pPr>
              <w:jc w:val="both"/>
              <w:rPr>
                <w:b w:val="0"/>
                <w:sz w:val="22"/>
                <w:szCs w:val="22"/>
                <w:shd w:val="clear" w:color="auto" w:fill="F3F3F3"/>
              </w:rPr>
            </w:pPr>
            <w:r w:rsidRPr="006219F1">
              <w:rPr>
                <w:b w:val="0"/>
                <w:sz w:val="22"/>
                <w:szCs w:val="22"/>
                <w:shd w:val="clear" w:color="auto" w:fill="F3F3F3"/>
              </w:rPr>
              <w:t>Se comprobará la existencia de alumbrados especiales, en caso de ser necesarios, su correcta distribución y funcionamiento.</w:t>
            </w:r>
          </w:p>
          <w:p w:rsidR="004D6FF5" w:rsidRPr="006219F1">
            <w:pPr>
              <w:jc w:val="both"/>
              <w:rPr>
                <w:sz w:val="22"/>
                <w:szCs w:val="22"/>
                <w:shd w:val="clear" w:color="auto" w:fill="F3F3F3"/>
              </w:rPr>
            </w:pPr>
          </w:p>
          <w:p w:rsidR="004D6FF5">
            <w:pPr>
              <w:jc w:val="both"/>
              <w:rPr>
                <w:sz w:val="22"/>
                <w:szCs w:val="22"/>
                <w:shd w:val="clear" w:color="auto" w:fill="F3F3F3"/>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483" name="image37.png"/>
                  <wp:cNvGraphicFramePr/>
                  <a:graphic xmlns:a="http://schemas.openxmlformats.org/drawingml/2006/main">
                    <a:graphicData uri="http://schemas.openxmlformats.org/drawingml/2006/picture">
                      <pic:pic xmlns:pic="http://schemas.openxmlformats.org/drawingml/2006/picture">
                        <pic:nvPicPr>
                          <pic:cNvPr id="0" name="image37.png"/>
                          <pic:cNvPicPr/>
                        </pic:nvPicPr>
                        <pic:blipFill>
                          <a:blip xmlns:r="http://schemas.openxmlformats.org/officeDocument/2006/relationships" r:embed="rId69"/>
                          <a:stretch>
                            <a:fillRect/>
                          </a:stretch>
                        </pic:blipFill>
                        <pic:spPr>
                          <a:xfrm>
                            <a:off x="0" y="0"/>
                            <a:ext cx="2914650" cy="2921000"/>
                          </a:xfrm>
                          <a:prstGeom prst="rect">
                            <a:avLst/>
                          </a:prstGeom>
                        </pic:spPr>
                      </pic:pic>
                    </a:graphicData>
                  </a:graphic>
                </wp:inline>
              </w:drawing>
            </w:r>
          </w:p>
        </w:tc>
      </w:tr>
      <w:tr>
        <w:tblPrEx>
          <w:tblW w:w="13412" w:type="dxa"/>
          <w:tblInd w:w="-100" w:type="dxa"/>
          <w:tblLayout w:type="fixed"/>
          <w:tblLook w:val="0600"/>
        </w:tblPrEx>
        <w:tc>
          <w:tcPr>
            <w:tcW w:w="1731" w:type="dxa"/>
            <w:shd w:val="clear" w:color="auto" w:fill="auto"/>
            <w:tcMar>
              <w:top w:w="100" w:type="dxa"/>
              <w:left w:w="100" w:type="dxa"/>
              <w:bottom w:w="100" w:type="dxa"/>
              <w:right w:w="100" w:type="dxa"/>
            </w:tcMar>
          </w:tcPr>
          <w:p w:rsidR="004D6FF5">
            <w:pPr>
              <w:widowControl w:val="0"/>
              <w:rPr>
                <w:sz w:val="22"/>
                <w:szCs w:val="22"/>
              </w:rPr>
            </w:pPr>
            <w:r>
              <w:rPr>
                <w:sz w:val="22"/>
                <w:szCs w:val="22"/>
              </w:rPr>
              <w:t>Punto caliente 10</w:t>
            </w:r>
          </w:p>
        </w:tc>
        <w:tc>
          <w:tcPr>
            <w:tcW w:w="6880" w:type="dxa"/>
            <w:shd w:val="clear" w:color="auto" w:fill="auto"/>
            <w:tcMar>
              <w:top w:w="100" w:type="dxa"/>
              <w:left w:w="100" w:type="dxa"/>
              <w:bottom w:w="100" w:type="dxa"/>
              <w:right w:w="100" w:type="dxa"/>
            </w:tcMar>
          </w:tcPr>
          <w:p w:rsidR="004D6FF5" w:rsidRPr="006219F1">
            <w:pPr>
              <w:jc w:val="both"/>
              <w:rPr>
                <w:sz w:val="22"/>
                <w:szCs w:val="22"/>
                <w:shd w:val="clear" w:color="auto" w:fill="F3F3F3"/>
              </w:rPr>
            </w:pPr>
            <w:r w:rsidRPr="006219F1">
              <w:rPr>
                <w:sz w:val="22"/>
                <w:szCs w:val="22"/>
                <w:shd w:val="clear" w:color="auto" w:fill="F3F3F3"/>
              </w:rPr>
              <w:t xml:space="preserve">Cruzamientos y paralelismos </w:t>
            </w:r>
          </w:p>
          <w:p w:rsidR="004D6FF5" w:rsidRPr="006219F1">
            <w:pPr>
              <w:jc w:val="both"/>
              <w:rPr>
                <w:b w:val="0"/>
                <w:sz w:val="22"/>
                <w:szCs w:val="22"/>
                <w:shd w:val="clear" w:color="auto" w:fill="F3F3F3"/>
              </w:rPr>
            </w:pPr>
            <w:r w:rsidRPr="006219F1">
              <w:rPr>
                <w:b w:val="0"/>
                <w:sz w:val="22"/>
                <w:szCs w:val="22"/>
                <w:shd w:val="clear" w:color="auto" w:fill="F3F3F3"/>
              </w:rPr>
              <w:t xml:space="preserve">Se comprueba que la distancia entre canalizaciones eléctricas a otras canalizaciones no </w:t>
            </w:r>
            <w:r w:rsidRPr="006219F1">
              <w:rPr>
                <w:b w:val="0"/>
                <w:sz w:val="22"/>
                <w:szCs w:val="22"/>
                <w:shd w:val="clear" w:color="auto" w:fill="F3F3F3"/>
              </w:rPr>
              <w:t>eléctricas,</w:t>
            </w:r>
            <w:r w:rsidRPr="006219F1">
              <w:rPr>
                <w:b w:val="0"/>
                <w:sz w:val="22"/>
                <w:szCs w:val="22"/>
                <w:shd w:val="clear" w:color="auto" w:fill="F3F3F3"/>
              </w:rPr>
              <w:t xml:space="preserve"> sea la adecuada.</w:t>
            </w:r>
          </w:p>
          <w:p w:rsidR="004D6FF5">
            <w:pPr>
              <w:jc w:val="both"/>
              <w:rPr>
                <w:sz w:val="22"/>
                <w:szCs w:val="22"/>
                <w:shd w:val="clear" w:color="auto" w:fill="F3F3F3"/>
              </w:rPr>
            </w:pPr>
          </w:p>
        </w:tc>
        <w:tc>
          <w:tcPr>
            <w:tcW w:w="4801" w:type="dxa"/>
            <w:shd w:val="clear" w:color="auto" w:fill="auto"/>
            <w:tcMar>
              <w:top w:w="100" w:type="dxa"/>
              <w:left w:w="100" w:type="dxa"/>
              <w:bottom w:w="100" w:type="dxa"/>
              <w:right w:w="100" w:type="dxa"/>
            </w:tcMar>
          </w:tcPr>
          <w:p w:rsidR="004D6FF5">
            <w:pPr>
              <w:widowControl w:val="0"/>
              <w:rPr>
                <w:color w:val="666666"/>
                <w:sz w:val="22"/>
                <w:szCs w:val="22"/>
              </w:rPr>
            </w:pPr>
            <w:r>
              <w:rPr>
                <w:noProof/>
                <w:color w:val="666666"/>
              </w:rPr>
              <w:drawing>
                <wp:inline distT="114300" distB="114300" distL="114300" distR="114300">
                  <wp:extent cx="2914650" cy="2921000"/>
                  <wp:effectExtent l="0" t="0" r="0" b="0"/>
                  <wp:docPr id="485"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xmlns:r="http://schemas.openxmlformats.org/officeDocument/2006/relationships" r:embed="rId70"/>
                          <a:stretch>
                            <a:fillRect/>
                          </a:stretch>
                        </pic:blipFill>
                        <pic:spPr>
                          <a:xfrm>
                            <a:off x="0" y="0"/>
                            <a:ext cx="2914650" cy="2921000"/>
                          </a:xfrm>
                          <a:prstGeom prst="rect">
                            <a:avLst/>
                          </a:prstGeom>
                        </pic:spPr>
                      </pic:pic>
                    </a:graphicData>
                  </a:graphic>
                </wp:inline>
              </w:drawing>
            </w:r>
          </w:p>
        </w:tc>
      </w:tr>
    </w:tbl>
    <w:p w:rsidR="004D6FF5"/>
    <w:p w:rsidR="004D6FF5">
      <w:pPr>
        <w:rPr>
          <w:b/>
        </w:rPr>
      </w:pPr>
    </w:p>
    <w:p w:rsidR="004D6FF5">
      <w:pPr>
        <w:rPr>
          <w:b/>
        </w:rPr>
      </w:pPr>
    </w:p>
    <w:p w:rsidR="004D6FF5">
      <w:pPr>
        <w:rPr>
          <w:b/>
        </w:rPr>
      </w:pPr>
    </w:p>
    <w:p w:rsidR="004D6FF5">
      <w:pPr>
        <w:rPr>
          <w:b/>
        </w:rPr>
      </w:pPr>
    </w:p>
    <w:p w:rsidR="004D6FF5">
      <w:pPr>
        <w:rPr>
          <w:b/>
        </w:rPr>
      </w:pPr>
    </w:p>
    <w:p w:rsidR="004D6FF5">
      <w:pPr>
        <w:rPr>
          <w:b/>
        </w:rPr>
      </w:pPr>
    </w:p>
    <w:p w:rsidR="004D6FF5">
      <w:pPr>
        <w:rPr>
          <w:b/>
        </w:rPr>
      </w:pPr>
    </w:p>
    <w:p w:rsidR="004D6FF5">
      <w:pPr>
        <w:rPr>
          <w:b/>
        </w:rPr>
      </w:pPr>
    </w:p>
    <w:p w:rsidR="004D6FF5">
      <w:pPr>
        <w:rPr>
          <w:b/>
        </w:rPr>
      </w:pPr>
    </w:p>
    <w:p w:rsidR="004D6FF5">
      <w:pPr>
        <w:rPr>
          <w:b/>
        </w:rPr>
      </w:pPr>
    </w:p>
    <w:p w:rsidR="004D6FF5">
      <w:pPr>
        <w:rPr>
          <w:b/>
        </w:rPr>
      </w:pPr>
    </w:p>
    <w:p w:rsidR="004D6FF5" w:rsidRPr="006219F1">
      <w:pPr>
        <w:spacing w:line="240" w:lineRule="auto"/>
        <w:jc w:val="both"/>
        <w:rPr>
          <w:b/>
        </w:rPr>
      </w:pPr>
      <w:r w:rsidRPr="006219F1">
        <w:rPr>
          <w:b/>
        </w:rPr>
        <w:t>Ejecución</w:t>
      </w:r>
    </w:p>
    <w:p w:rsidR="004D6FF5" w:rsidRPr="006219F1"/>
    <w:tbl>
      <w:tblPr>
        <w:tblStyle w:val="affffffffffd"/>
        <w:tblW w:w="13380"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80"/>
      </w:tblGrid>
      <w:tr>
        <w:tblPrEx>
          <w:tblW w:w="13380"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380" w:type="dxa"/>
            <w:shd w:val="clear" w:color="auto" w:fill="8DB3E2"/>
          </w:tcPr>
          <w:p w:rsidR="004D6FF5" w:rsidRPr="006219F1">
            <w:pPr>
              <w:keepNext/>
              <w:keepLines/>
              <w:spacing w:before="400" w:after="120"/>
              <w:jc w:val="center"/>
              <w:rPr>
                <w:sz w:val="22"/>
                <w:szCs w:val="22"/>
              </w:rPr>
            </w:pPr>
            <w:r w:rsidRPr="006219F1">
              <w:rPr>
                <w:sz w:val="22"/>
                <w:szCs w:val="22"/>
              </w:rPr>
              <w:t xml:space="preserve">Cuadro de texto </w:t>
            </w:r>
          </w:p>
        </w:tc>
      </w:tr>
      <w:tr>
        <w:tblPrEx>
          <w:tblW w:w="13380" w:type="dxa"/>
          <w:tblInd w:w="-55" w:type="dxa"/>
          <w:tblLayout w:type="fixed"/>
          <w:tblLook w:val="0400"/>
        </w:tblPrEx>
        <w:tc>
          <w:tcPr>
            <w:tcW w:w="13380" w:type="dxa"/>
          </w:tcPr>
          <w:p w:rsidR="004D6FF5" w:rsidRPr="006219F1">
            <w:pPr>
              <w:jc w:val="both"/>
              <w:rPr>
                <w:b w:val="0"/>
                <w:sz w:val="22"/>
                <w:szCs w:val="22"/>
              </w:rPr>
            </w:pPr>
            <w:r w:rsidRPr="006219F1">
              <w:rPr>
                <w:b w:val="0"/>
                <w:sz w:val="22"/>
                <w:szCs w:val="22"/>
              </w:rPr>
              <w:t>A continuación, se presenta información relacionada con la etapa de ejecución que se contempla en un informe de instalaciones eléctricas y los procedimientos que se deben aplicar con el fin de asegurar la documentación de los procesos.</w:t>
            </w:r>
          </w:p>
          <w:p w:rsidR="004D6FF5" w:rsidRPr="006219F1">
            <w:pPr>
              <w:jc w:val="both"/>
              <w:rPr>
                <w:sz w:val="22"/>
                <w:szCs w:val="22"/>
              </w:rPr>
            </w:pPr>
          </w:p>
        </w:tc>
      </w:tr>
    </w:tbl>
    <w:p w:rsidR="004D6FF5" w:rsidRPr="006219F1">
      <w:pPr>
        <w:jc w:val="both"/>
        <w:rPr>
          <w:highlight w:val="magenta"/>
        </w:rPr>
      </w:pPr>
    </w:p>
    <w:p w:rsidR="004D6FF5" w:rsidRPr="006219F1"/>
    <w:tbl>
      <w:tblPr>
        <w:tblStyle w:val="affffffffffe"/>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5"/>
        <w:gridCol w:w="8730"/>
        <w:gridCol w:w="3015"/>
      </w:tblGrid>
      <w:tr>
        <w:tblPrEx>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1665" w:type="dxa"/>
            <w:shd w:val="clear" w:color="auto" w:fill="C9DAF8"/>
            <w:tcMar>
              <w:top w:w="100" w:type="dxa"/>
              <w:left w:w="100" w:type="dxa"/>
              <w:bottom w:w="100" w:type="dxa"/>
              <w:right w:w="100" w:type="dxa"/>
            </w:tcMar>
          </w:tcPr>
          <w:p w:rsidR="004D6FF5" w:rsidRPr="006219F1">
            <w:pPr>
              <w:widowControl w:val="0"/>
              <w:jc w:val="center"/>
              <w:rPr>
                <w:sz w:val="22"/>
                <w:szCs w:val="22"/>
              </w:rPr>
            </w:pPr>
            <w:r w:rsidRPr="006219F1">
              <w:rPr>
                <w:sz w:val="22"/>
                <w:szCs w:val="22"/>
              </w:rPr>
              <w:t>Tipo de recurso</w:t>
            </w:r>
          </w:p>
        </w:tc>
        <w:tc>
          <w:tcPr>
            <w:tcW w:w="11745" w:type="dxa"/>
            <w:gridSpan w:val="2"/>
            <w:shd w:val="clear" w:color="auto" w:fill="C9DAF8"/>
            <w:tcMar>
              <w:top w:w="100" w:type="dxa"/>
              <w:left w:w="100" w:type="dxa"/>
              <w:bottom w:w="100" w:type="dxa"/>
              <w:right w:w="100" w:type="dxa"/>
            </w:tcMar>
          </w:tcPr>
          <w:p w:rsidR="004D6FF5" w:rsidRPr="006219F1">
            <w:pPr>
              <w:keepNext/>
              <w:keepLines/>
              <w:widowControl w:val="0"/>
              <w:spacing w:after="60"/>
              <w:jc w:val="center"/>
              <w:rPr>
                <w:sz w:val="22"/>
                <w:szCs w:val="22"/>
              </w:rPr>
            </w:pPr>
            <w:r w:rsidRPr="006219F1">
              <w:rPr>
                <w:sz w:val="22"/>
                <w:szCs w:val="22"/>
              </w:rPr>
              <w:t>Slider Presentación</w:t>
            </w:r>
          </w:p>
        </w:tc>
      </w:tr>
      <w:tr>
        <w:tblPrEx>
          <w:tblW w:w="13410" w:type="dxa"/>
          <w:tblInd w:w="-100" w:type="dxa"/>
          <w:tblLayout w:type="fixed"/>
          <w:tblLook w:val="0600"/>
        </w:tblPrEx>
        <w:trPr>
          <w:trHeight w:val="447"/>
        </w:trPr>
        <w:tc>
          <w:tcPr>
            <w:tcW w:w="166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Introducción</w:t>
            </w:r>
          </w:p>
        </w:tc>
        <w:tc>
          <w:tcPr>
            <w:tcW w:w="11745" w:type="dxa"/>
            <w:gridSpan w:val="2"/>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Dentro de esta etapa se deben realizar los siguientes procedimientos:</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La documentación se analiza como una etapa previa a la inspección con el fin de que, si existiese alguna anormalidad, irregularidad o discrepancia en cuanto al cumplimiento del RETIE o la norma NTC 2050, esta pueda ser estudiada antes del inicio de la inspección.</w:t>
            </w:r>
          </w:p>
        </w:tc>
        <w:tc>
          <w:tcPr>
            <w:tcW w:w="3015" w:type="dxa"/>
            <w:shd w:val="clear" w:color="auto" w:fill="auto"/>
            <w:tcMar>
              <w:top w:w="100" w:type="dxa"/>
              <w:left w:w="100" w:type="dxa"/>
              <w:bottom w:w="100" w:type="dxa"/>
              <w:right w:w="100" w:type="dxa"/>
            </w:tcMar>
          </w:tcPr>
          <w:p w:rsidR="004D6FF5" w:rsidRPr="006219F1">
            <w:pPr>
              <w:rPr>
                <w:sz w:val="22"/>
                <w:szCs w:val="22"/>
              </w:rPr>
            </w:pPr>
            <w:r w:rsidRPr="006219F1">
              <w:rPr>
                <w:sz w:val="22"/>
                <w:szCs w:val="22"/>
              </w:rPr>
              <w:t>Revisión de la documentación</w:t>
            </w:r>
          </w:p>
          <w:p w:rsidR="004D6FF5" w:rsidRPr="006219F1">
            <w:pPr>
              <w:widowControl w:val="0"/>
              <w:rPr>
                <w:sz w:val="22"/>
                <w:szCs w:val="22"/>
              </w:rPr>
            </w:pPr>
            <w:sdt>
              <w:sdtPr>
                <w:tag w:val="goog_rdk_57"/>
                <w:id w:val="975876270"/>
                <w:richText/>
              </w:sdtPr>
              <w:sdtContent/>
            </w:sdt>
            <w:r w:rsidRPr="006219F1">
              <w:rPr>
                <w:noProof/>
              </w:rPr>
              <w:drawing>
                <wp:inline distT="114300" distB="114300" distL="114300" distR="114300">
                  <wp:extent cx="1781175" cy="1181100"/>
                  <wp:effectExtent l="0" t="0" r="0" b="0"/>
                  <wp:docPr id="487" name="image30.png"/>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xmlns:r="http://schemas.openxmlformats.org/officeDocument/2006/relationships" r:embed="rId71"/>
                          <a:stretch>
                            <a:fillRect/>
                          </a:stretch>
                        </pic:blipFill>
                        <pic:spPr>
                          <a:xfrm>
                            <a:off x="0" y="0"/>
                            <a:ext cx="1781175" cy="1181100"/>
                          </a:xfrm>
                          <a:prstGeom prst="rect">
                            <a:avLst/>
                          </a:prstGeom>
                        </pic:spPr>
                      </pic:pic>
                    </a:graphicData>
                  </a:graphic>
                </wp:inline>
              </w:drawing>
            </w:r>
          </w:p>
          <w:p w:rsidR="004D6FF5" w:rsidRPr="006219F1">
            <w:pPr>
              <w:widowControl w:val="0"/>
              <w:rPr>
                <w:sz w:val="22"/>
                <w:szCs w:val="22"/>
              </w:rPr>
            </w:pPr>
          </w:p>
          <w:p w:rsidR="004D6FF5" w:rsidRPr="006219F1">
            <w:pPr>
              <w:widowControl w:val="0"/>
              <w:rPr>
                <w:sz w:val="22"/>
                <w:szCs w:val="22"/>
              </w:rPr>
            </w:pPr>
            <w:r w:rsidRPr="006219F1">
              <w:rPr>
                <w:sz w:val="22"/>
                <w:szCs w:val="22"/>
              </w:rPr>
              <w:t>Imagen: 228116_i22</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Las observaciones se registran y se clasifican como se detalla a continuación:</w:t>
            </w:r>
          </w:p>
          <w:p w:rsidR="004D6FF5" w:rsidRPr="006219F1">
            <w:pPr>
              <w:widowControl w:val="0"/>
              <w:rPr>
                <w:sz w:val="22"/>
                <w:szCs w:val="22"/>
              </w:rPr>
            </w:pPr>
          </w:p>
        </w:tc>
        <w:tc>
          <w:tcPr>
            <w:tcW w:w="3015" w:type="dxa"/>
            <w:shd w:val="clear" w:color="auto" w:fill="auto"/>
            <w:tcMar>
              <w:top w:w="100" w:type="dxa"/>
              <w:left w:w="100" w:type="dxa"/>
              <w:bottom w:w="100" w:type="dxa"/>
              <w:right w:w="100" w:type="dxa"/>
            </w:tcMar>
          </w:tcPr>
          <w:p w:rsidR="004D6FF5">
            <w:pPr>
              <w:jc w:val="both"/>
              <w:rPr>
                <w:color w:val="666666"/>
                <w:sz w:val="22"/>
                <w:szCs w:val="22"/>
              </w:rPr>
            </w:pPr>
            <w:r>
              <w:rPr>
                <w:sz w:val="22"/>
                <w:szCs w:val="22"/>
              </w:rPr>
              <w:t>Observaciones de la inspección</w:t>
            </w:r>
          </w:p>
          <w:p w:rsidR="004D6FF5">
            <w:pPr>
              <w:widowControl w:val="0"/>
              <w:rPr>
                <w:sz w:val="22"/>
                <w:szCs w:val="22"/>
              </w:rPr>
            </w:pPr>
            <w:sdt>
              <w:sdtPr>
                <w:tag w:val="goog_rdk_58"/>
                <w:id w:val="-986319419"/>
                <w:richText/>
              </w:sdtPr>
              <w:sdtContent/>
            </w:sdt>
            <w:r>
              <w:rPr>
                <w:noProof/>
              </w:rPr>
              <w:drawing>
                <wp:inline distT="114300" distB="114300" distL="114300" distR="114300">
                  <wp:extent cx="1781175" cy="1181100"/>
                  <wp:effectExtent l="0" t="0" r="0" b="0"/>
                  <wp:docPr id="489" name="image51.png"/>
                  <wp:cNvGraphicFramePr/>
                  <a:graphic xmlns:a="http://schemas.openxmlformats.org/drawingml/2006/main">
                    <a:graphicData uri="http://schemas.openxmlformats.org/drawingml/2006/picture">
                      <pic:pic xmlns:pic="http://schemas.openxmlformats.org/drawingml/2006/picture">
                        <pic:nvPicPr>
                          <pic:cNvPr id="0" name="image51.png"/>
                          <pic:cNvPicPr/>
                        </pic:nvPicPr>
                        <pic:blipFill>
                          <a:blip xmlns:r="http://schemas.openxmlformats.org/officeDocument/2006/relationships" r:embed="rId72"/>
                          <a:stretch>
                            <a:fillRect/>
                          </a:stretch>
                        </pic:blipFill>
                        <pic:spPr>
                          <a:xfrm>
                            <a:off x="0" y="0"/>
                            <a:ext cx="1781175" cy="1181100"/>
                          </a:xfrm>
                          <a:prstGeom prst="rect">
                            <a:avLst/>
                          </a:prstGeom>
                        </pic:spPr>
                      </pic:pic>
                    </a:graphicData>
                  </a:graphic>
                </wp:inline>
              </w:drawing>
            </w:r>
          </w:p>
          <w:p w:rsidR="004D6FF5">
            <w:pPr>
              <w:widowControl w:val="0"/>
              <w:rPr>
                <w:sz w:val="22"/>
                <w:szCs w:val="22"/>
              </w:rPr>
            </w:pPr>
            <w:r>
              <w:rPr>
                <w:sz w:val="22"/>
                <w:szCs w:val="22"/>
              </w:rPr>
              <w:t>Imagen: 228116_23</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widowControl w:val="0"/>
              <w:rPr>
                <w:b w:val="0"/>
                <w:sz w:val="22"/>
                <w:szCs w:val="22"/>
              </w:rPr>
            </w:pPr>
            <w:r w:rsidRPr="006219F1">
              <w:rPr>
                <w:b w:val="0"/>
                <w:sz w:val="22"/>
                <w:szCs w:val="22"/>
              </w:rPr>
              <w:t>Es todo elemento o evento que la razón o la experiencia determina que constituye un peligro inmediato para la seguridad de las personas o de las cosas.</w:t>
            </w:r>
          </w:p>
          <w:p w:rsidR="004D6FF5" w:rsidRPr="006219F1">
            <w:pPr>
              <w:jc w:val="both"/>
              <w:rPr>
                <w:b w:val="0"/>
                <w:sz w:val="22"/>
                <w:szCs w:val="22"/>
              </w:rPr>
            </w:pPr>
          </w:p>
          <w:p w:rsidR="004D6FF5" w:rsidRPr="006219F1">
            <w:pPr>
              <w:jc w:val="both"/>
              <w:rPr>
                <w:b w:val="0"/>
                <w:sz w:val="22"/>
                <w:szCs w:val="22"/>
              </w:rPr>
            </w:pPr>
            <w:r w:rsidRPr="006219F1">
              <w:rPr>
                <w:b w:val="0"/>
                <w:sz w:val="22"/>
                <w:szCs w:val="22"/>
              </w:rPr>
              <w:t>Dentro de este grupo se consideran:</w:t>
            </w:r>
          </w:p>
          <w:p w:rsidR="004D6FF5" w:rsidRPr="006219F1">
            <w:pPr>
              <w:numPr>
                <w:ilvl w:val="0"/>
                <w:numId w:val="4"/>
              </w:numPr>
              <w:jc w:val="both"/>
              <w:rPr>
                <w:b w:val="0"/>
                <w:sz w:val="22"/>
                <w:szCs w:val="22"/>
              </w:rPr>
            </w:pPr>
            <w:r w:rsidRPr="006219F1">
              <w:rPr>
                <w:b w:val="0"/>
                <w:sz w:val="22"/>
                <w:szCs w:val="22"/>
              </w:rPr>
              <w:t>Incumplimiento de las medidas de seguridad contra contactos directos.</w:t>
            </w:r>
          </w:p>
          <w:p w:rsidR="004D6FF5" w:rsidRPr="006219F1">
            <w:pPr>
              <w:numPr>
                <w:ilvl w:val="0"/>
                <w:numId w:val="4"/>
              </w:numPr>
              <w:jc w:val="both"/>
              <w:rPr>
                <w:b w:val="0"/>
                <w:sz w:val="22"/>
                <w:szCs w:val="22"/>
              </w:rPr>
            </w:pPr>
            <w:r w:rsidRPr="006219F1">
              <w:rPr>
                <w:b w:val="0"/>
                <w:sz w:val="22"/>
                <w:szCs w:val="22"/>
              </w:rPr>
              <w:t>Partes energizadas expuestas que ponen en riesgo la seguridad de las personas.</w:t>
            </w:r>
          </w:p>
          <w:p w:rsidR="004D6FF5" w:rsidRPr="006219F1">
            <w:pPr>
              <w:numPr>
                <w:ilvl w:val="0"/>
                <w:numId w:val="4"/>
              </w:numPr>
              <w:jc w:val="both"/>
              <w:rPr>
                <w:b w:val="0"/>
                <w:sz w:val="22"/>
                <w:szCs w:val="22"/>
              </w:rPr>
            </w:pPr>
            <w:r w:rsidRPr="006219F1">
              <w:rPr>
                <w:b w:val="0"/>
                <w:sz w:val="22"/>
                <w:szCs w:val="22"/>
              </w:rPr>
              <w:t>Ausencia del sistema de puesta a tierra.</w:t>
            </w:r>
          </w:p>
          <w:p w:rsidR="004D6FF5" w:rsidRPr="006219F1">
            <w:pPr>
              <w:numPr>
                <w:ilvl w:val="0"/>
                <w:numId w:val="4"/>
              </w:numPr>
              <w:jc w:val="both"/>
              <w:rPr>
                <w:b w:val="0"/>
                <w:sz w:val="22"/>
                <w:szCs w:val="22"/>
              </w:rPr>
            </w:pPr>
            <w:r w:rsidRPr="006219F1">
              <w:rPr>
                <w:b w:val="0"/>
                <w:sz w:val="22"/>
                <w:szCs w:val="22"/>
              </w:rPr>
              <w:t>Riesgo de incendio o explosión.</w:t>
            </w:r>
          </w:p>
          <w:p w:rsidR="004D6FF5" w:rsidRPr="006219F1">
            <w:pPr>
              <w:jc w:val="both"/>
              <w:rPr>
                <w:b w:val="0"/>
                <w:sz w:val="22"/>
                <w:szCs w:val="22"/>
              </w:rPr>
            </w:pPr>
          </w:p>
          <w:p w:rsidR="004D6FF5" w:rsidRPr="006219F1">
            <w:pPr>
              <w:widowControl w:val="0"/>
              <w:rPr>
                <w:b w:val="0"/>
                <w:sz w:val="22"/>
                <w:szCs w:val="22"/>
              </w:rPr>
            </w:pPr>
          </w:p>
        </w:tc>
        <w:tc>
          <w:tcPr>
            <w:tcW w:w="3015" w:type="dxa"/>
            <w:shd w:val="clear" w:color="auto" w:fill="auto"/>
            <w:tcMar>
              <w:top w:w="100" w:type="dxa"/>
              <w:left w:w="100" w:type="dxa"/>
              <w:bottom w:w="100" w:type="dxa"/>
              <w:right w:w="100" w:type="dxa"/>
            </w:tcMar>
          </w:tcPr>
          <w:p w:rsidR="004D6FF5">
            <w:pPr>
              <w:widowControl w:val="0"/>
              <w:rPr>
                <w:color w:val="666666"/>
                <w:sz w:val="22"/>
                <w:szCs w:val="22"/>
              </w:rPr>
            </w:pPr>
            <w:r>
              <w:rPr>
                <w:sz w:val="22"/>
                <w:szCs w:val="22"/>
              </w:rPr>
              <w:t>Defecto muy grave</w:t>
            </w:r>
          </w:p>
          <w:p w:rsidR="004D6FF5">
            <w:pPr>
              <w:widowControl w:val="0"/>
              <w:rPr>
                <w:sz w:val="22"/>
                <w:szCs w:val="22"/>
              </w:rPr>
            </w:pPr>
            <w:sdt>
              <w:sdtPr>
                <w:tag w:val="goog_rdk_59"/>
                <w:id w:val="1194349723"/>
                <w:richText/>
              </w:sdtPr>
              <w:sdtContent/>
            </w:sdt>
            <w:r>
              <w:rPr>
                <w:noProof/>
              </w:rPr>
              <w:drawing>
                <wp:inline distT="114300" distB="114300" distL="114300" distR="114300">
                  <wp:extent cx="1781175" cy="1778000"/>
                  <wp:effectExtent l="0" t="0" r="0" b="0"/>
                  <wp:docPr id="4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ic:nvPicPr>
                        <pic:blipFill>
                          <a:blip xmlns:r="http://schemas.openxmlformats.org/officeDocument/2006/relationships" r:embed="rId73"/>
                          <a:stretch>
                            <a:fillRect/>
                          </a:stretch>
                        </pic:blipFill>
                        <pic:spPr>
                          <a:xfrm>
                            <a:off x="0" y="0"/>
                            <a:ext cx="1781175" cy="1778000"/>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228116_i24</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numPr>
                <w:ilvl w:val="0"/>
                <w:numId w:val="4"/>
              </w:numPr>
              <w:jc w:val="both"/>
              <w:rPr>
                <w:b w:val="0"/>
                <w:sz w:val="22"/>
                <w:szCs w:val="22"/>
              </w:rPr>
            </w:pPr>
            <w:r w:rsidRPr="006219F1">
              <w:rPr>
                <w:b w:val="0"/>
                <w:sz w:val="22"/>
                <w:szCs w:val="22"/>
              </w:rPr>
              <w:t>Utilización de productos no certificados.</w:t>
            </w:r>
          </w:p>
          <w:p w:rsidR="004D6FF5" w:rsidRPr="006219F1">
            <w:pPr>
              <w:numPr>
                <w:ilvl w:val="0"/>
                <w:numId w:val="4"/>
              </w:numPr>
              <w:jc w:val="both"/>
              <w:rPr>
                <w:b w:val="0"/>
                <w:sz w:val="22"/>
                <w:szCs w:val="22"/>
              </w:rPr>
            </w:pPr>
            <w:r w:rsidRPr="006219F1">
              <w:rPr>
                <w:b w:val="0"/>
                <w:sz w:val="22"/>
                <w:szCs w:val="22"/>
              </w:rPr>
              <w:t>Incumplimiento de las distancias de seguridad.</w:t>
            </w:r>
          </w:p>
          <w:p w:rsidR="004D6FF5" w:rsidRPr="006219F1">
            <w:pPr>
              <w:numPr>
                <w:ilvl w:val="0"/>
                <w:numId w:val="4"/>
              </w:numPr>
              <w:jc w:val="both"/>
              <w:rPr>
                <w:b w:val="0"/>
                <w:sz w:val="22"/>
                <w:szCs w:val="22"/>
              </w:rPr>
            </w:pPr>
            <w:r w:rsidRPr="006219F1">
              <w:rPr>
                <w:b w:val="0"/>
                <w:sz w:val="22"/>
                <w:szCs w:val="22"/>
              </w:rPr>
              <w:t>Fraude de energía.</w:t>
            </w:r>
          </w:p>
          <w:p w:rsidR="004D6FF5" w:rsidRPr="006219F1">
            <w:pPr>
              <w:widowControl w:val="0"/>
              <w:rPr>
                <w:b w:val="0"/>
                <w:i/>
                <w:sz w:val="22"/>
                <w:szCs w:val="22"/>
              </w:rPr>
            </w:pPr>
          </w:p>
        </w:tc>
        <w:tc>
          <w:tcPr>
            <w:tcW w:w="3015" w:type="dxa"/>
            <w:shd w:val="clear" w:color="auto" w:fill="auto"/>
            <w:tcMar>
              <w:top w:w="100" w:type="dxa"/>
              <w:left w:w="100" w:type="dxa"/>
              <w:bottom w:w="100" w:type="dxa"/>
              <w:right w:w="100" w:type="dxa"/>
            </w:tcMar>
          </w:tcPr>
          <w:p w:rsidR="004D6FF5">
            <w:pPr>
              <w:widowControl w:val="0"/>
              <w:rPr>
                <w:color w:val="666666"/>
                <w:sz w:val="22"/>
                <w:szCs w:val="22"/>
              </w:rPr>
            </w:pP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Es el que, a diferencia del muy grave, no supone un peligro inmediato para la seguridad de las personas o de las cosas, pero sí puede serlo al originarse un fallo en la instalación. Se incluye también dentro de esta clasificación aquel defecto que pueda reducir la capacidad de utilización de la instalación eléctrica.</w:t>
            </w:r>
          </w:p>
          <w:p w:rsidR="004D6FF5" w:rsidRPr="006219F1">
            <w:pPr>
              <w:jc w:val="both"/>
              <w:rPr>
                <w:b w:val="0"/>
                <w:sz w:val="22"/>
                <w:szCs w:val="22"/>
              </w:rPr>
            </w:pPr>
            <w:r w:rsidRPr="006219F1">
              <w:rPr>
                <w:b w:val="0"/>
                <w:sz w:val="22"/>
                <w:szCs w:val="22"/>
              </w:rPr>
              <w:t>Dentro de este grupo se consideran los siguientes defectos:</w:t>
            </w:r>
          </w:p>
          <w:p w:rsidR="004D6FF5" w:rsidRPr="006219F1">
            <w:pPr>
              <w:jc w:val="both"/>
              <w:rPr>
                <w:b w:val="0"/>
                <w:sz w:val="22"/>
                <w:szCs w:val="22"/>
              </w:rPr>
            </w:pPr>
          </w:p>
          <w:p w:rsidR="004D6FF5" w:rsidRPr="006219F1">
            <w:pPr>
              <w:numPr>
                <w:ilvl w:val="0"/>
                <w:numId w:val="1"/>
              </w:numPr>
              <w:jc w:val="both"/>
              <w:rPr>
                <w:b w:val="0"/>
                <w:sz w:val="22"/>
                <w:szCs w:val="22"/>
              </w:rPr>
            </w:pPr>
            <w:r w:rsidRPr="006219F1">
              <w:rPr>
                <w:b w:val="0"/>
                <w:sz w:val="22"/>
                <w:szCs w:val="22"/>
              </w:rPr>
              <w:t>Falta de conexiones equipotenciales cuando éstas sean requeridas.</w:t>
            </w:r>
          </w:p>
          <w:p w:rsidR="004D6FF5" w:rsidRPr="006219F1">
            <w:pPr>
              <w:numPr>
                <w:ilvl w:val="0"/>
                <w:numId w:val="1"/>
              </w:numPr>
              <w:jc w:val="both"/>
              <w:rPr>
                <w:b w:val="0"/>
                <w:sz w:val="22"/>
                <w:szCs w:val="22"/>
              </w:rPr>
            </w:pPr>
            <w:r w:rsidRPr="006219F1">
              <w:rPr>
                <w:b w:val="0"/>
                <w:sz w:val="22"/>
                <w:szCs w:val="22"/>
              </w:rPr>
              <w:t>Naturaleza o características no adecuadas de los conductores.</w:t>
            </w:r>
          </w:p>
          <w:p w:rsidR="004D6FF5" w:rsidRPr="006219F1">
            <w:pPr>
              <w:numPr>
                <w:ilvl w:val="0"/>
                <w:numId w:val="1"/>
              </w:numPr>
              <w:jc w:val="both"/>
              <w:rPr>
                <w:b w:val="0"/>
                <w:sz w:val="22"/>
                <w:szCs w:val="22"/>
              </w:rPr>
            </w:pPr>
            <w:r w:rsidRPr="006219F1">
              <w:rPr>
                <w:b w:val="0"/>
                <w:sz w:val="22"/>
                <w:szCs w:val="22"/>
              </w:rPr>
              <w:t>Carencia del número de circuitos estipulados.</w:t>
            </w:r>
          </w:p>
          <w:p w:rsidR="004D6FF5" w:rsidRPr="006219F1">
            <w:pPr>
              <w:numPr>
                <w:ilvl w:val="0"/>
                <w:numId w:val="1"/>
              </w:numPr>
              <w:jc w:val="both"/>
              <w:rPr>
                <w:b w:val="0"/>
                <w:sz w:val="22"/>
                <w:szCs w:val="22"/>
              </w:rPr>
            </w:pPr>
            <w:r w:rsidRPr="006219F1">
              <w:rPr>
                <w:b w:val="0"/>
                <w:sz w:val="22"/>
                <w:szCs w:val="22"/>
              </w:rPr>
              <w:t>Planos e instalación eléctrica no coinciden con la instalación.</w:t>
            </w:r>
          </w:p>
        </w:tc>
        <w:tc>
          <w:tcPr>
            <w:tcW w:w="3015" w:type="dxa"/>
            <w:shd w:val="clear" w:color="auto" w:fill="auto"/>
            <w:tcMar>
              <w:top w:w="100" w:type="dxa"/>
              <w:left w:w="100" w:type="dxa"/>
              <w:bottom w:w="100" w:type="dxa"/>
              <w:right w:w="100" w:type="dxa"/>
            </w:tcMar>
          </w:tcPr>
          <w:p w:rsidR="004D6FF5">
            <w:pPr>
              <w:jc w:val="both"/>
              <w:rPr>
                <w:color w:val="666666"/>
                <w:sz w:val="22"/>
                <w:szCs w:val="22"/>
              </w:rPr>
            </w:pPr>
            <w:r>
              <w:rPr>
                <w:sz w:val="22"/>
                <w:szCs w:val="22"/>
              </w:rPr>
              <w:t>Defecto grave</w:t>
            </w:r>
          </w:p>
          <w:p w:rsidR="004D6FF5">
            <w:pPr>
              <w:widowControl w:val="0"/>
              <w:rPr>
                <w:sz w:val="22"/>
                <w:szCs w:val="22"/>
              </w:rPr>
            </w:pPr>
            <w:sdt>
              <w:sdtPr>
                <w:tag w:val="goog_rdk_60"/>
                <w:id w:val="138700418"/>
                <w:richText/>
              </w:sdtPr>
              <w:sdtContent/>
            </w:sdt>
            <w:r>
              <w:rPr>
                <w:noProof/>
              </w:rPr>
              <w:drawing>
                <wp:inline distT="114300" distB="114300" distL="114300" distR="114300">
                  <wp:extent cx="1781175" cy="1181100"/>
                  <wp:effectExtent l="0" t="0" r="0" b="0"/>
                  <wp:docPr id="4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xmlns:r="http://schemas.openxmlformats.org/officeDocument/2006/relationships" r:embed="rId74"/>
                          <a:stretch>
                            <a:fillRect/>
                          </a:stretch>
                        </pic:blipFill>
                        <pic:spPr>
                          <a:xfrm>
                            <a:off x="0" y="0"/>
                            <a:ext cx="1781175" cy="1181100"/>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228116_i25</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numPr>
                <w:ilvl w:val="0"/>
                <w:numId w:val="1"/>
              </w:numPr>
              <w:jc w:val="both"/>
              <w:rPr>
                <w:b w:val="0"/>
                <w:sz w:val="22"/>
                <w:szCs w:val="22"/>
              </w:rPr>
            </w:pPr>
            <w:r w:rsidRPr="006219F1">
              <w:rPr>
                <w:b w:val="0"/>
                <w:sz w:val="22"/>
                <w:szCs w:val="22"/>
              </w:rPr>
              <w:t>Falta de aislamiento en la instalación.</w:t>
            </w:r>
          </w:p>
          <w:p w:rsidR="004D6FF5" w:rsidRPr="006219F1">
            <w:pPr>
              <w:numPr>
                <w:ilvl w:val="0"/>
                <w:numId w:val="1"/>
              </w:numPr>
              <w:jc w:val="both"/>
              <w:rPr>
                <w:b w:val="0"/>
                <w:sz w:val="22"/>
                <w:szCs w:val="22"/>
              </w:rPr>
            </w:pPr>
            <w:r w:rsidRPr="006219F1">
              <w:rPr>
                <w:b w:val="0"/>
                <w:sz w:val="22"/>
                <w:szCs w:val="22"/>
              </w:rPr>
              <w:t>Falta de continuidad en los conductores de protección.</w:t>
            </w:r>
          </w:p>
          <w:p w:rsidR="004D6FF5" w:rsidRPr="006219F1">
            <w:pPr>
              <w:numPr>
                <w:ilvl w:val="0"/>
                <w:numId w:val="1"/>
              </w:numPr>
              <w:jc w:val="both"/>
              <w:rPr>
                <w:b w:val="0"/>
                <w:sz w:val="22"/>
                <w:szCs w:val="22"/>
              </w:rPr>
            </w:pPr>
            <w:r w:rsidRPr="006219F1">
              <w:rPr>
                <w:b w:val="0"/>
                <w:sz w:val="22"/>
                <w:szCs w:val="22"/>
              </w:rPr>
              <w:t>Inexistencia de medidas adecuadas de seguridad contra contactos indirectos.</w:t>
            </w:r>
          </w:p>
          <w:p w:rsidR="004D6FF5" w:rsidRPr="006219F1">
            <w:pPr>
              <w:numPr>
                <w:ilvl w:val="0"/>
                <w:numId w:val="1"/>
              </w:numPr>
              <w:jc w:val="both"/>
              <w:rPr>
                <w:b w:val="0"/>
                <w:sz w:val="22"/>
                <w:szCs w:val="22"/>
              </w:rPr>
            </w:pPr>
            <w:r w:rsidRPr="006219F1">
              <w:rPr>
                <w:b w:val="0"/>
                <w:sz w:val="22"/>
                <w:szCs w:val="22"/>
              </w:rPr>
              <w:t>Falta de protección adecuada contra cortocircuitos y sobrecargas en los conductores.</w:t>
            </w:r>
          </w:p>
          <w:p w:rsidR="004D6FF5" w:rsidRPr="006219F1">
            <w:pPr>
              <w:numPr>
                <w:ilvl w:val="0"/>
                <w:numId w:val="1"/>
              </w:numPr>
              <w:jc w:val="both"/>
              <w:rPr>
                <w:b w:val="0"/>
                <w:sz w:val="22"/>
                <w:szCs w:val="22"/>
              </w:rPr>
            </w:pPr>
            <w:r w:rsidRPr="006219F1">
              <w:rPr>
                <w:b w:val="0"/>
                <w:sz w:val="22"/>
                <w:szCs w:val="22"/>
              </w:rPr>
              <w:t>Falta de identificación de los conductores “neutro” y de “protección”.</w:t>
            </w:r>
          </w:p>
        </w:tc>
        <w:tc>
          <w:tcPr>
            <w:tcW w:w="3015" w:type="dxa"/>
            <w:shd w:val="clear" w:color="auto" w:fill="auto"/>
            <w:tcMar>
              <w:top w:w="100" w:type="dxa"/>
              <w:left w:w="100" w:type="dxa"/>
              <w:bottom w:w="100" w:type="dxa"/>
              <w:right w:w="100" w:type="dxa"/>
            </w:tcMar>
          </w:tcPr>
          <w:p w:rsidR="004D6FF5">
            <w:pPr>
              <w:jc w:val="both"/>
              <w:rPr>
                <w:color w:val="666666"/>
                <w:sz w:val="22"/>
                <w:szCs w:val="22"/>
              </w:rPr>
            </w:pPr>
            <w:r>
              <w:rPr>
                <w:sz w:val="22"/>
                <w:szCs w:val="22"/>
              </w:rPr>
              <w:t>Defecto grave</w:t>
            </w:r>
          </w:p>
          <w:p w:rsidR="004D6FF5">
            <w:pPr>
              <w:widowControl w:val="0"/>
              <w:rPr>
                <w:sz w:val="22"/>
                <w:szCs w:val="22"/>
              </w:rPr>
            </w:pPr>
            <w:sdt>
              <w:sdtPr>
                <w:tag w:val="goog_rdk_61"/>
                <w:id w:val="-130878000"/>
                <w:richText/>
              </w:sdtPr>
              <w:sdtContent/>
            </w:sdt>
            <w:r>
              <w:rPr>
                <w:noProof/>
              </w:rPr>
              <w:drawing>
                <wp:inline distT="114300" distB="114300" distL="114300" distR="114300">
                  <wp:extent cx="1781175" cy="579084"/>
                  <wp:effectExtent l="0" t="0" r="0" b="0"/>
                  <wp:docPr id="495" name="image50.png"/>
                  <wp:cNvGraphicFramePr/>
                  <a:graphic xmlns:a="http://schemas.openxmlformats.org/drawingml/2006/main">
                    <a:graphicData uri="http://schemas.openxmlformats.org/drawingml/2006/picture">
                      <pic:pic xmlns:pic="http://schemas.openxmlformats.org/drawingml/2006/picture">
                        <pic:nvPicPr>
                          <pic:cNvPr id="0" name="image50.png"/>
                          <pic:cNvPicPr/>
                        </pic:nvPicPr>
                        <pic:blipFill>
                          <a:blip xmlns:r="http://schemas.openxmlformats.org/officeDocument/2006/relationships" r:embed="rId75"/>
                          <a:stretch>
                            <a:fillRect/>
                          </a:stretch>
                        </pic:blipFill>
                        <pic:spPr>
                          <a:xfrm>
                            <a:off x="0" y="0"/>
                            <a:ext cx="1781175" cy="579084"/>
                          </a:xfrm>
                          <a:prstGeom prst="rect">
                            <a:avLst/>
                          </a:prstGeom>
                        </pic:spPr>
                      </pic:pic>
                    </a:graphicData>
                  </a:graphic>
                </wp:inline>
              </w:drawing>
            </w:r>
          </w:p>
          <w:p w:rsidR="004D6FF5">
            <w:pPr>
              <w:widowControl w:val="0"/>
              <w:rPr>
                <w:sz w:val="22"/>
                <w:szCs w:val="22"/>
              </w:rPr>
            </w:pPr>
            <w:r>
              <w:rPr>
                <w:sz w:val="22"/>
                <w:szCs w:val="22"/>
              </w:rPr>
              <w:t>Imagen: 228116_i26</w:t>
            </w:r>
          </w:p>
        </w:tc>
      </w:tr>
      <w:tr>
        <w:tblPrEx>
          <w:tblW w:w="13410" w:type="dxa"/>
          <w:tblInd w:w="-100" w:type="dxa"/>
          <w:tblLayout w:type="fixed"/>
          <w:tblLook w:val="0600"/>
        </w:tblPrEx>
        <w:trPr>
          <w:trHeight w:val="420"/>
        </w:trPr>
        <w:tc>
          <w:tcPr>
            <w:tcW w:w="10395" w:type="dxa"/>
            <w:gridSpan w:val="2"/>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Es todo aquel que no supone peligro para las personas o las cosas; no perturba el funcionamiento de la instalación y en el que la desviación observada no tiene valor.</w:t>
            </w:r>
          </w:p>
        </w:tc>
        <w:tc>
          <w:tcPr>
            <w:tcW w:w="3015" w:type="dxa"/>
            <w:shd w:val="clear" w:color="auto" w:fill="auto"/>
            <w:tcMar>
              <w:top w:w="100" w:type="dxa"/>
              <w:left w:w="100" w:type="dxa"/>
              <w:bottom w:w="100" w:type="dxa"/>
              <w:right w:w="100" w:type="dxa"/>
            </w:tcMar>
          </w:tcPr>
          <w:p w:rsidR="004D6FF5">
            <w:pPr>
              <w:jc w:val="both"/>
              <w:rPr>
                <w:sz w:val="22"/>
                <w:szCs w:val="22"/>
              </w:rPr>
            </w:pPr>
            <w:r>
              <w:rPr>
                <w:sz w:val="22"/>
                <w:szCs w:val="22"/>
              </w:rPr>
              <w:t>Defecto leve</w:t>
            </w:r>
          </w:p>
          <w:p w:rsidR="004D6FF5">
            <w:pPr>
              <w:jc w:val="both"/>
              <w:rPr>
                <w:sz w:val="22"/>
                <w:szCs w:val="22"/>
              </w:rPr>
            </w:pPr>
            <w:sdt>
              <w:sdtPr>
                <w:tag w:val="goog_rdk_62"/>
                <w:id w:val="237136525"/>
                <w:richText/>
              </w:sdtPr>
              <w:sdtContent/>
            </w:sdt>
            <w:r>
              <w:rPr>
                <w:noProof/>
              </w:rPr>
              <w:drawing>
                <wp:inline distT="114300" distB="114300" distL="114300" distR="114300">
                  <wp:extent cx="1781175" cy="1070248"/>
                  <wp:effectExtent l="0" t="0" r="0" b="0"/>
                  <wp:docPr id="4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xmlns:r="http://schemas.openxmlformats.org/officeDocument/2006/relationships" r:embed="rId76"/>
                          <a:stretch>
                            <a:fillRect/>
                          </a:stretch>
                        </pic:blipFill>
                        <pic:spPr>
                          <a:xfrm>
                            <a:off x="0" y="0"/>
                            <a:ext cx="1781175" cy="1070248"/>
                          </a:xfrm>
                          <a:prstGeom prst="rect">
                            <a:avLst/>
                          </a:prstGeom>
                        </pic:spPr>
                      </pic:pic>
                    </a:graphicData>
                  </a:graphic>
                </wp:inline>
              </w:drawing>
            </w:r>
          </w:p>
          <w:p w:rsidR="004D6FF5">
            <w:pPr>
              <w:jc w:val="both"/>
              <w:rPr>
                <w:sz w:val="22"/>
                <w:szCs w:val="22"/>
              </w:rPr>
            </w:pPr>
          </w:p>
          <w:p w:rsidR="004D6FF5">
            <w:pPr>
              <w:widowControl w:val="0"/>
              <w:rPr>
                <w:sz w:val="22"/>
                <w:szCs w:val="22"/>
              </w:rPr>
            </w:pPr>
            <w:r>
              <w:rPr>
                <w:sz w:val="22"/>
                <w:szCs w:val="22"/>
              </w:rPr>
              <w:t>Imagen: 228116_i27</w:t>
            </w:r>
          </w:p>
        </w:tc>
      </w:tr>
    </w:tbl>
    <w:p w:rsidR="004D6FF5">
      <w:pPr>
        <w:rPr>
          <w:b/>
        </w:rPr>
      </w:pPr>
    </w:p>
    <w:p w:rsidR="004D6FF5">
      <w:pPr>
        <w:jc w:val="both"/>
        <w:rPr>
          <w:b/>
        </w:rPr>
      </w:pPr>
    </w:p>
    <w:p w:rsidR="004D6FF5">
      <w:pPr>
        <w:jc w:val="both"/>
        <w:rPr>
          <w:b/>
        </w:rPr>
      </w:pPr>
    </w:p>
    <w:p w:rsidR="004D6FF5">
      <w:pPr>
        <w:jc w:val="both"/>
        <w:rPr>
          <w:b/>
        </w:rPr>
      </w:pPr>
      <w:r>
        <w:rPr>
          <w:b/>
        </w:rPr>
        <w:t>1.2 Instalación de cableado estructurado</w:t>
      </w:r>
    </w:p>
    <w:p w:rsidR="004D6FF5">
      <w:pPr>
        <w:jc w:val="both"/>
      </w:pPr>
    </w:p>
    <w:p w:rsidR="004D6FF5"/>
    <w:tbl>
      <w:tblPr>
        <w:tblStyle w:val="afffffffffff"/>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pPr>
              <w:keepNext/>
              <w:keepLines/>
              <w:spacing w:before="400" w:after="120"/>
              <w:jc w:val="center"/>
              <w:rPr>
                <w:color w:val="FF0000"/>
                <w:sz w:val="22"/>
                <w:szCs w:val="22"/>
              </w:rPr>
            </w:pPr>
            <w:r>
              <w:rPr>
                <w:sz w:val="22"/>
                <w:szCs w:val="22"/>
              </w:rPr>
              <w:t xml:space="preserve">Cuadro de texto </w:t>
            </w:r>
          </w:p>
        </w:tc>
      </w:tr>
      <w:tr>
        <w:tblPrEx>
          <w:tblW w:w="13422" w:type="dxa"/>
          <w:tblInd w:w="-100" w:type="dxa"/>
          <w:tblLayout w:type="fixed"/>
          <w:tblLook w:val="0400"/>
        </w:tblPrEx>
        <w:tc>
          <w:tcPr>
            <w:tcW w:w="13422" w:type="dxa"/>
          </w:tcPr>
          <w:p w:rsidR="004D6FF5" w:rsidRPr="006219F1">
            <w:pPr>
              <w:jc w:val="both"/>
              <w:rPr>
                <w:b w:val="0"/>
                <w:sz w:val="22"/>
                <w:szCs w:val="22"/>
              </w:rPr>
            </w:pPr>
            <w:r w:rsidRPr="006219F1">
              <w:rPr>
                <w:b w:val="0"/>
                <w:sz w:val="22"/>
                <w:szCs w:val="22"/>
              </w:rPr>
              <w:t>Dentro de la implementación de las redes de datos, más conocido como cableado estructurado en un proyecto de actualización tecnológica, es uno de los pilares que otorga más relevancia, pues, mediante este se realiza la interconectividad de todos los elementos de la red. Sus características de velocidad y capacidad determinan los valores agregados de la interconexión.</w:t>
            </w:r>
          </w:p>
          <w:p w:rsidR="004D6FF5" w:rsidRPr="006219F1">
            <w:pPr>
              <w:jc w:val="both"/>
              <w:rPr>
                <w:sz w:val="22"/>
                <w:szCs w:val="22"/>
              </w:rPr>
            </w:pPr>
          </w:p>
        </w:tc>
      </w:tr>
    </w:tbl>
    <w:p w:rsidR="004D6FF5" w:rsidRPr="006219F1"/>
    <w:p w:rsidR="004D6FF5" w:rsidRPr="006219F1"/>
    <w:tbl>
      <w:tblPr>
        <w:tblStyle w:val="afffffffffff0"/>
        <w:tblW w:w="1336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45"/>
        <w:gridCol w:w="11820"/>
      </w:tblGrid>
      <w:tr>
        <w:tblPrEx>
          <w:tblW w:w="1336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1545" w:type="dxa"/>
            <w:shd w:val="clear" w:color="auto" w:fill="C9DAF8"/>
            <w:tcMar>
              <w:top w:w="100" w:type="dxa"/>
              <w:left w:w="100" w:type="dxa"/>
              <w:bottom w:w="100" w:type="dxa"/>
              <w:right w:w="100" w:type="dxa"/>
            </w:tcMar>
          </w:tcPr>
          <w:p w:rsidR="004D6FF5" w:rsidRPr="006219F1">
            <w:pPr>
              <w:widowControl w:val="0"/>
              <w:jc w:val="center"/>
              <w:rPr>
                <w:sz w:val="22"/>
                <w:szCs w:val="22"/>
              </w:rPr>
            </w:pPr>
            <w:bookmarkStart w:id="19" w:name="_heading=h.44sinio" w:colFirst="0" w:colLast="0"/>
            <w:bookmarkEnd w:id="19"/>
            <w:r w:rsidRPr="006219F1">
              <w:rPr>
                <w:sz w:val="22"/>
                <w:szCs w:val="22"/>
              </w:rPr>
              <w:t>Tipo de recurso</w:t>
            </w:r>
          </w:p>
        </w:tc>
        <w:tc>
          <w:tcPr>
            <w:tcW w:w="11820" w:type="dxa"/>
            <w:shd w:val="clear" w:color="auto" w:fill="C9DAF8"/>
            <w:tcMar>
              <w:top w:w="100" w:type="dxa"/>
              <w:left w:w="100" w:type="dxa"/>
              <w:bottom w:w="100" w:type="dxa"/>
              <w:right w:w="100" w:type="dxa"/>
            </w:tcMar>
          </w:tcPr>
          <w:p w:rsidR="004D6FF5" w:rsidRPr="006219F1">
            <w:pPr>
              <w:keepNext/>
              <w:keepLines/>
              <w:widowControl w:val="0"/>
              <w:spacing w:after="60"/>
              <w:jc w:val="center"/>
              <w:rPr>
                <w:sz w:val="22"/>
                <w:szCs w:val="22"/>
              </w:rPr>
            </w:pPr>
            <w:bookmarkStart w:id="20" w:name="_heading=h.2jxsxqh" w:colFirst="0" w:colLast="0"/>
            <w:bookmarkEnd w:id="20"/>
            <w:r w:rsidRPr="006219F1">
              <w:rPr>
                <w:sz w:val="22"/>
                <w:szCs w:val="22"/>
              </w:rPr>
              <w:t>Acordeón tipo 1</w:t>
            </w:r>
          </w:p>
        </w:tc>
      </w:tr>
      <w:tr>
        <w:tblPrEx>
          <w:tblW w:w="13365" w:type="dxa"/>
          <w:tblInd w:w="-55" w:type="dxa"/>
          <w:tblLayout w:type="fixed"/>
          <w:tblLook w:val="0600"/>
        </w:tblPrEx>
        <w:trPr>
          <w:trHeight w:val="420"/>
        </w:trPr>
        <w:tc>
          <w:tcPr>
            <w:tcW w:w="1545" w:type="dxa"/>
            <w:shd w:val="clear" w:color="auto" w:fill="auto"/>
            <w:tcMar>
              <w:top w:w="100" w:type="dxa"/>
              <w:left w:w="100" w:type="dxa"/>
              <w:bottom w:w="100" w:type="dxa"/>
              <w:right w:w="100" w:type="dxa"/>
            </w:tcMar>
          </w:tcPr>
          <w:p w:rsidR="004D6FF5" w:rsidRPr="006219F1">
            <w:pPr>
              <w:widowControl w:val="0"/>
              <w:rPr>
                <w:sz w:val="22"/>
                <w:szCs w:val="22"/>
              </w:rPr>
            </w:pPr>
            <w:r w:rsidRPr="006219F1">
              <w:rPr>
                <w:sz w:val="22"/>
                <w:szCs w:val="22"/>
              </w:rPr>
              <w:t>Introducción</w:t>
            </w:r>
          </w:p>
        </w:tc>
        <w:tc>
          <w:tcPr>
            <w:tcW w:w="11820" w:type="dxa"/>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 xml:space="preserve">Por otra parte, el sistema de cableado estructurado está conformado por elementos tales como: puntos de red, cableado UTP, fibra óptica o inalámbrica, </w:t>
            </w:r>
            <w:r w:rsidRPr="006219F1">
              <w:rPr>
                <w:b w:val="0"/>
                <w:i/>
                <w:sz w:val="22"/>
                <w:szCs w:val="22"/>
              </w:rPr>
              <w:t>switches</w:t>
            </w:r>
            <w:r w:rsidRPr="006219F1">
              <w:rPr>
                <w:b w:val="0"/>
                <w:sz w:val="22"/>
                <w:szCs w:val="22"/>
              </w:rPr>
              <w:t>, conectores, enrutadores, entre otros.</w:t>
            </w:r>
          </w:p>
          <w:p w:rsidR="004D6FF5" w:rsidRPr="006219F1">
            <w:pPr>
              <w:jc w:val="both"/>
              <w:rPr>
                <w:b w:val="0"/>
                <w:sz w:val="22"/>
                <w:szCs w:val="22"/>
              </w:rPr>
            </w:pPr>
          </w:p>
          <w:p w:rsidR="004D6FF5" w:rsidRPr="006219F1">
            <w:pPr>
              <w:jc w:val="both"/>
              <w:rPr>
                <w:sz w:val="22"/>
                <w:szCs w:val="22"/>
              </w:rPr>
            </w:pPr>
            <w:r w:rsidRPr="006219F1">
              <w:rPr>
                <w:b w:val="0"/>
                <w:sz w:val="22"/>
                <w:szCs w:val="22"/>
              </w:rPr>
              <w:t>La instalación se compone de varios elementos, que tiene una función única estando solo y, en conjunto aportan estas:</w:t>
            </w: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pPr>
              <w:widowControl w:val="0"/>
              <w:rPr>
                <w:sz w:val="22"/>
                <w:szCs w:val="22"/>
              </w:rPr>
            </w:pPr>
            <w:r>
              <w:rPr>
                <w:sz w:val="22"/>
                <w:szCs w:val="22"/>
              </w:rPr>
              <w:t>Cableado estructurado</w:t>
            </w:r>
          </w:p>
          <w:p w:rsidR="004D6FF5">
            <w:pPr>
              <w:widowControl w:val="0"/>
              <w:jc w:val="center"/>
              <w:rPr>
                <w:sz w:val="22"/>
                <w:szCs w:val="22"/>
              </w:rPr>
            </w:pPr>
            <w:sdt>
              <w:sdtPr>
                <w:tag w:val="goog_rdk_63"/>
                <w:id w:val="-738017890"/>
                <w:richText/>
              </w:sdtPr>
              <w:sdtContent/>
            </w:sdt>
            <w:r>
              <w:rPr>
                <w:noProof/>
              </w:rPr>
              <w:drawing>
                <wp:inline distT="114300" distB="114300" distL="114300" distR="114300">
                  <wp:extent cx="6225540" cy="4147556"/>
                  <wp:effectExtent l="0" t="0" r="0" b="0"/>
                  <wp:docPr id="480" name="image31.png"/>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xmlns:r="http://schemas.openxmlformats.org/officeDocument/2006/relationships" r:embed="rId77"/>
                          <a:stretch>
                            <a:fillRect/>
                          </a:stretch>
                        </pic:blipFill>
                        <pic:spPr>
                          <a:xfrm>
                            <a:off x="0" y="0"/>
                            <a:ext cx="6225540" cy="4147556"/>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Imagen: 228116_i28</w:t>
            </w: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rPr>
            </w:pPr>
            <w:r w:rsidRPr="006219F1">
              <w:rPr>
                <w:b w:val="0"/>
                <w:sz w:val="22"/>
                <w:szCs w:val="22"/>
              </w:rPr>
              <w:t>Elemento cableado horizontal</w:t>
            </w:r>
          </w:p>
          <w:p w:rsidR="004D6FF5" w:rsidRPr="006219F1">
            <w:pPr>
              <w:jc w:val="both"/>
              <w:rPr>
                <w:b w:val="0"/>
                <w:sz w:val="22"/>
                <w:szCs w:val="22"/>
                <w:highlight w:val="white"/>
              </w:rPr>
            </w:pPr>
            <w:r w:rsidRPr="006219F1">
              <w:rPr>
                <w:b w:val="0"/>
                <w:sz w:val="22"/>
                <w:szCs w:val="22"/>
                <w:highlight w:val="white"/>
              </w:rPr>
              <w:t>Es la parte del cableado estructurado que corresponde a los alambres de red y eléctricos, se extiende desde el cuarto de telecomunicaciones hasta el puesto de trabajo.</w:t>
            </w:r>
          </w:p>
          <w:p w:rsidR="004D6FF5" w:rsidRPr="006219F1">
            <w:pPr>
              <w:widowControl w:val="0"/>
              <w:jc w:val="both"/>
              <w:rPr>
                <w:sz w:val="22"/>
                <w:szCs w:val="22"/>
              </w:rPr>
            </w:pPr>
            <w:r w:rsidRPr="006219F1">
              <w:rPr>
                <w:b w:val="0"/>
                <w:sz w:val="22"/>
                <w:szCs w:val="22"/>
                <w:highlight w:val="white"/>
              </w:rPr>
              <w:t>Este tipo de configuración es la parte del cableado estructurado que contiene la mayor cantidad de cables individuales, los cuales se incluyen las salidas que van a las cajas y conectores, y los paneles de empalme utilizados para configurar las conexiones del cableado en los cuartos de telecomunicaciones.</w:t>
            </w:r>
            <w:r w:rsidRPr="006219F1">
              <w:rPr>
                <w:sz w:val="22"/>
                <w:szCs w:val="22"/>
              </w:rPr>
              <w:t xml:space="preserve">  </w:t>
            </w:r>
            <w:r w:rsidRPr="006219F1">
              <w:rPr>
                <w:b w:val="0"/>
                <w:sz w:val="22"/>
                <w:szCs w:val="22"/>
              </w:rPr>
              <w:t>(</w:t>
            </w:r>
            <w:r w:rsidRPr="006219F1">
              <w:rPr>
                <w:b w:val="0"/>
                <w:sz w:val="22"/>
                <w:szCs w:val="22"/>
              </w:rPr>
              <w:t>Ortiz ,</w:t>
            </w:r>
            <w:r w:rsidRPr="006219F1">
              <w:rPr>
                <w:b w:val="0"/>
                <w:sz w:val="22"/>
                <w:szCs w:val="22"/>
                <w:highlight w:val="white"/>
              </w:rPr>
              <w:t>J</w:t>
            </w:r>
            <w:r w:rsidRPr="006219F1">
              <w:rPr>
                <w:b w:val="0"/>
                <w:sz w:val="22"/>
                <w:szCs w:val="22"/>
                <w:highlight w:val="white"/>
              </w:rPr>
              <w:t>,2014</w:t>
            </w:r>
            <w:r w:rsidRPr="006219F1">
              <w:rPr>
                <w:b w:val="0"/>
                <w:sz w:val="22"/>
                <w:szCs w:val="22"/>
              </w:rPr>
              <w:t>)</w:t>
            </w:r>
            <w:r w:rsidRPr="006219F1">
              <w:rPr>
                <w:sz w:val="22"/>
                <w:szCs w:val="22"/>
              </w:rPr>
              <w:t xml:space="preserve">         </w:t>
            </w: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Elemento cableado vertical</w:t>
            </w:r>
          </w:p>
          <w:p w:rsidR="004D6FF5" w:rsidRPr="006219F1">
            <w:pPr>
              <w:jc w:val="both"/>
              <w:rPr>
                <w:b w:val="0"/>
                <w:sz w:val="22"/>
                <w:szCs w:val="22"/>
                <w:highlight w:val="white"/>
              </w:rPr>
            </w:pPr>
            <w:r w:rsidRPr="006219F1">
              <w:rPr>
                <w:b w:val="0"/>
                <w:sz w:val="22"/>
                <w:szCs w:val="22"/>
                <w:highlight w:val="white"/>
              </w:rPr>
              <w:t xml:space="preserve">También llamado troncal o </w:t>
            </w:r>
            <w:r w:rsidRPr="006219F1">
              <w:rPr>
                <w:b w:val="0"/>
                <w:i/>
                <w:sz w:val="22"/>
                <w:szCs w:val="22"/>
                <w:highlight w:val="white"/>
              </w:rPr>
              <w:t>backbone</w:t>
            </w:r>
            <w:r w:rsidRPr="006219F1">
              <w:rPr>
                <w:b w:val="0"/>
                <w:sz w:val="22"/>
                <w:szCs w:val="22"/>
                <w:highlight w:val="white"/>
              </w:rPr>
              <w:t xml:space="preserve"> es el que suministra las interconexiones entre los diferentes cuartos de servicio o telecomunicaciones.</w:t>
            </w:r>
          </w:p>
          <w:p w:rsidR="004D6FF5" w:rsidRPr="006219F1">
            <w:pPr>
              <w:jc w:val="both"/>
              <w:rPr>
                <w:b w:val="0"/>
                <w:sz w:val="22"/>
                <w:szCs w:val="22"/>
                <w:highlight w:val="white"/>
              </w:rPr>
            </w:pPr>
            <w:r w:rsidRPr="006219F1">
              <w:rPr>
                <w:b w:val="0"/>
                <w:sz w:val="22"/>
                <w:szCs w:val="22"/>
                <w:highlight w:val="white"/>
              </w:rPr>
              <w:t>Generalmente, son uniones entre naves o entre diferentes pisos que pueden ser realizadas en cableado de cobre, pero, por motivos de dimensionado, rendimiento y ancho de banda, es más recomendable que los cableados verticales se realicen con fibra óptica.</w:t>
            </w: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Cuarto de telecomunicaciones</w:t>
            </w:r>
          </w:p>
          <w:p w:rsidR="004D6FF5" w:rsidRPr="006219F1">
            <w:pPr>
              <w:jc w:val="both"/>
              <w:rPr>
                <w:b w:val="0"/>
                <w:sz w:val="22"/>
                <w:szCs w:val="22"/>
                <w:highlight w:val="white"/>
              </w:rPr>
            </w:pPr>
            <w:r w:rsidRPr="006219F1">
              <w:rPr>
                <w:b w:val="0"/>
                <w:sz w:val="22"/>
                <w:szCs w:val="22"/>
                <w:highlight w:val="white"/>
              </w:rPr>
              <w:t xml:space="preserve">Es el sitio para establecer las terminaciones de cableado, generalmente, en armarios tipo </w:t>
            </w:r>
            <w:r w:rsidRPr="006219F1">
              <w:rPr>
                <w:b w:val="0"/>
                <w:i/>
                <w:sz w:val="22"/>
                <w:szCs w:val="22"/>
                <w:highlight w:val="white"/>
              </w:rPr>
              <w:t>rack</w:t>
            </w:r>
            <w:r w:rsidRPr="006219F1">
              <w:rPr>
                <w:b w:val="0"/>
                <w:sz w:val="22"/>
                <w:szCs w:val="22"/>
                <w:highlight w:val="white"/>
              </w:rPr>
              <w:t>, donde se realizará la gestión de todo el cableado estructurado.</w:t>
            </w:r>
          </w:p>
          <w:p w:rsidR="004D6FF5" w:rsidRPr="006219F1">
            <w:pPr>
              <w:jc w:val="both"/>
              <w:rPr>
                <w:b w:val="0"/>
                <w:sz w:val="22"/>
                <w:szCs w:val="22"/>
                <w:highlight w:val="white"/>
              </w:rPr>
            </w:pPr>
            <w:r w:rsidRPr="006219F1">
              <w:rPr>
                <w:b w:val="0"/>
                <w:sz w:val="22"/>
                <w:szCs w:val="22"/>
                <w:highlight w:val="white"/>
              </w:rPr>
              <w:t>Debe ser un cuarto bien dimensionado para permitir posibles ampliaciones, así como la instalación de equipos de red y telecomunicaciones. No es permitido que se comparta el cuarto eléctrico con el de telecomunicaciones para evitar las interferencias que se puedan producir en la transmisión de datos.</w:t>
            </w:r>
          </w:p>
          <w:p w:rsidR="004D6FF5" w:rsidRPr="006219F1">
            <w:pPr>
              <w:widowControl w:val="0"/>
              <w:rPr>
                <w:b w:val="0"/>
                <w:sz w:val="22"/>
                <w:szCs w:val="22"/>
              </w:rPr>
            </w:pP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Certificación de cableado</w:t>
            </w:r>
          </w:p>
          <w:p w:rsidR="004D6FF5" w:rsidRPr="006219F1">
            <w:pPr>
              <w:jc w:val="both"/>
              <w:rPr>
                <w:b w:val="0"/>
                <w:sz w:val="22"/>
                <w:szCs w:val="22"/>
                <w:highlight w:val="white"/>
              </w:rPr>
            </w:pPr>
            <w:r w:rsidRPr="006219F1">
              <w:rPr>
                <w:b w:val="0"/>
                <w:sz w:val="22"/>
                <w:szCs w:val="22"/>
                <w:highlight w:val="white"/>
              </w:rPr>
              <w:t>La certificación de un sistema de cableado estructurado nos muestra la calidad de los componentes y de la instalación, es decir, nos dice si la red de cableado cumple con la normativa y, por tanto, asegura una conectividad y un funcionamiento correcto.</w:t>
            </w:r>
          </w:p>
          <w:p w:rsidR="004D6FF5" w:rsidRPr="006219F1">
            <w:pPr>
              <w:jc w:val="both"/>
              <w:rPr>
                <w:b w:val="0"/>
                <w:sz w:val="22"/>
                <w:szCs w:val="22"/>
                <w:highlight w:val="white"/>
              </w:rPr>
            </w:pPr>
            <w:r w:rsidRPr="006219F1">
              <w:rPr>
                <w:b w:val="0"/>
                <w:sz w:val="22"/>
                <w:szCs w:val="22"/>
                <w:highlight w:val="white"/>
              </w:rPr>
              <w:t>La certificación del cableado es la única garantía para asegurar que la red cumple con todos los requisitos y soportará los equipos y aplicaciones correspondientes sin ningún tipo de problema. Es una documentación imprescindible.</w:t>
            </w:r>
          </w:p>
          <w:p w:rsidR="004D6FF5" w:rsidRPr="006219F1">
            <w:pPr>
              <w:widowControl w:val="0"/>
              <w:rPr>
                <w:b w:val="0"/>
                <w:sz w:val="22"/>
                <w:szCs w:val="22"/>
              </w:rPr>
            </w:pP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Electrónica de red</w:t>
            </w:r>
          </w:p>
          <w:p w:rsidR="004D6FF5" w:rsidRPr="006219F1">
            <w:pPr>
              <w:jc w:val="both"/>
              <w:rPr>
                <w:b w:val="0"/>
                <w:sz w:val="22"/>
                <w:szCs w:val="22"/>
                <w:highlight w:val="white"/>
              </w:rPr>
            </w:pPr>
            <w:r w:rsidRPr="006219F1">
              <w:rPr>
                <w:b w:val="0"/>
                <w:sz w:val="22"/>
                <w:szCs w:val="22"/>
                <w:highlight w:val="white"/>
              </w:rPr>
              <w:t xml:space="preserve">La electrónica de red es la parte de </w:t>
            </w:r>
            <w:r w:rsidRPr="006219F1">
              <w:rPr>
                <w:b w:val="0"/>
                <w:i/>
                <w:sz w:val="22"/>
                <w:szCs w:val="22"/>
                <w:highlight w:val="white"/>
              </w:rPr>
              <w:t>hardware</w:t>
            </w:r>
            <w:r w:rsidRPr="006219F1">
              <w:rPr>
                <w:b w:val="0"/>
                <w:sz w:val="22"/>
                <w:szCs w:val="22"/>
                <w:highlight w:val="white"/>
              </w:rPr>
              <w:t xml:space="preserve"> encargada de gestionar todo el tráfico que se transmite por la red de cableado entre servidores, equipos informáticos, soluciones de comunicaciones de voz y de video, y cualquier dispositivo conectado a la red de la empresa.</w:t>
            </w:r>
          </w:p>
          <w:p w:rsidR="004D6FF5" w:rsidRPr="006219F1">
            <w:pPr>
              <w:jc w:val="both"/>
              <w:rPr>
                <w:b w:val="0"/>
                <w:sz w:val="22"/>
                <w:szCs w:val="22"/>
                <w:highlight w:val="white"/>
              </w:rPr>
            </w:pPr>
            <w:r w:rsidRPr="006219F1">
              <w:rPr>
                <w:b w:val="0"/>
                <w:sz w:val="22"/>
                <w:szCs w:val="22"/>
                <w:highlight w:val="white"/>
              </w:rPr>
              <w:t>El equipamiento de electrónica de red debe de estar perfectamente calculado y debe cumplir con los requerimientos necesarios para soportar todas las aplicaciones y equipos que funcionarán sobre la red. Una electrónica bien dimensionada permitirá que todas las soluciones que deban utilizar la red puedan funcionar perfectamente evitando problemas en la transmisión de voz, datos y video. (Villanueva-Cruz, J. A., Centro Nacional de Investigación y Desarrollo Tecnológico, García-Hernández, C. F., Pérez-Díaz, J. A., Cahue-Díaz, G., González-Serna, J. G., Instituto de Investigaciones Eléctricas, Instituto Tecnológico de Estudios Superiores de Monterrey - Campus Cuernavaca, Redes, Instalaciones y Servicios a Computadoras, y Centro Nacional de Investigación y Desarrollo Tecnológico. ,2011)</w:t>
            </w:r>
          </w:p>
          <w:p w:rsidR="004D6FF5" w:rsidRPr="006219F1">
            <w:pPr>
              <w:widowControl w:val="0"/>
              <w:rPr>
                <w:b w:val="0"/>
                <w:sz w:val="22"/>
                <w:szCs w:val="22"/>
              </w:rPr>
            </w:pP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Identificación de cableado</w:t>
            </w:r>
          </w:p>
          <w:p w:rsidR="004D6FF5" w:rsidRPr="006219F1">
            <w:pPr>
              <w:jc w:val="both"/>
              <w:rPr>
                <w:b w:val="0"/>
                <w:sz w:val="22"/>
                <w:szCs w:val="22"/>
                <w:highlight w:val="white"/>
              </w:rPr>
            </w:pPr>
            <w:r w:rsidRPr="006219F1">
              <w:rPr>
                <w:b w:val="0"/>
                <w:sz w:val="22"/>
                <w:szCs w:val="22"/>
                <w:highlight w:val="white"/>
              </w:rPr>
              <w:t>Cualquier instalación de cableado estructurado debe estar perfectamente organizada e identificada de forma que, cuando se desee realizar un cambio, esto sea una tarea ágil y sencilla.</w:t>
            </w:r>
          </w:p>
          <w:p w:rsidR="004D6FF5" w:rsidRPr="006219F1">
            <w:pPr>
              <w:jc w:val="both"/>
              <w:rPr>
                <w:b w:val="0"/>
                <w:sz w:val="22"/>
                <w:szCs w:val="22"/>
                <w:highlight w:val="white"/>
              </w:rPr>
            </w:pPr>
            <w:r w:rsidRPr="006219F1">
              <w:rPr>
                <w:b w:val="0"/>
                <w:sz w:val="22"/>
                <w:szCs w:val="22"/>
                <w:highlight w:val="white"/>
              </w:rPr>
              <w:t>Es necesario disponer de la documentación que identifica toda la instalación y la certificación del cableado, y todos los puestos de trabajo y paneles de conexión deben seguir un etiquetado coherente y fácil de interpretar.</w:t>
            </w: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Gestión de cableado</w:t>
            </w:r>
          </w:p>
          <w:p w:rsidR="004D6FF5" w:rsidRPr="006219F1">
            <w:pPr>
              <w:jc w:val="both"/>
              <w:rPr>
                <w:b w:val="0"/>
                <w:sz w:val="22"/>
                <w:szCs w:val="22"/>
              </w:rPr>
            </w:pPr>
            <w:bookmarkStart w:id="21" w:name="_heading=h.z337ya" w:colFirst="0" w:colLast="0"/>
            <w:bookmarkEnd w:id="21"/>
            <w:r w:rsidRPr="006219F1">
              <w:rPr>
                <w:b w:val="0"/>
                <w:sz w:val="22"/>
                <w:szCs w:val="22"/>
                <w:highlight w:val="white"/>
              </w:rPr>
              <w:t xml:space="preserve">Los elementos de conexión o </w:t>
            </w:r>
            <w:r w:rsidRPr="006219F1">
              <w:rPr>
                <w:b w:val="0"/>
                <w:i/>
                <w:sz w:val="22"/>
                <w:szCs w:val="22"/>
                <w:highlight w:val="white"/>
              </w:rPr>
              <w:t>path</w:t>
            </w:r>
            <w:r w:rsidRPr="006219F1">
              <w:rPr>
                <w:b w:val="0"/>
                <w:sz w:val="22"/>
                <w:szCs w:val="22"/>
                <w:highlight w:val="white"/>
              </w:rPr>
              <w:t xml:space="preserve"> </w:t>
            </w:r>
            <w:r w:rsidRPr="006219F1">
              <w:rPr>
                <w:b w:val="0"/>
                <w:i/>
                <w:sz w:val="22"/>
                <w:szCs w:val="22"/>
                <w:highlight w:val="white"/>
              </w:rPr>
              <w:t>cords</w:t>
            </w:r>
            <w:r w:rsidRPr="006219F1">
              <w:rPr>
                <w:b w:val="0"/>
                <w:sz w:val="22"/>
                <w:szCs w:val="22"/>
                <w:highlight w:val="white"/>
              </w:rPr>
              <w:t xml:space="preserve"> deben ser de colores para poder identificar los servicios que enlazan. Existen </w:t>
            </w:r>
            <w:r w:rsidRPr="006219F1">
              <w:rPr>
                <w:b w:val="0"/>
                <w:i/>
                <w:sz w:val="22"/>
                <w:szCs w:val="22"/>
                <w:highlight w:val="white"/>
              </w:rPr>
              <w:t>path</w:t>
            </w:r>
            <w:r w:rsidRPr="006219F1">
              <w:rPr>
                <w:b w:val="0"/>
                <w:i/>
                <w:sz w:val="22"/>
                <w:szCs w:val="22"/>
                <w:highlight w:val="white"/>
              </w:rPr>
              <w:t xml:space="preserve"> </w:t>
            </w:r>
            <w:r w:rsidRPr="006219F1">
              <w:rPr>
                <w:b w:val="0"/>
                <w:i/>
                <w:sz w:val="22"/>
                <w:szCs w:val="22"/>
                <w:highlight w:val="white"/>
              </w:rPr>
              <w:t>cords</w:t>
            </w:r>
            <w:r w:rsidRPr="006219F1">
              <w:rPr>
                <w:b w:val="0"/>
                <w:sz w:val="22"/>
                <w:szCs w:val="22"/>
                <w:highlight w:val="white"/>
              </w:rPr>
              <w:t xml:space="preserve"> identificables mediante fibra óptica de luz que facilitan la identificación de cableados y permiten que la organización y el peinado de cables sean perfectos. (Cortés, A. (2012)</w:t>
            </w:r>
          </w:p>
        </w:tc>
      </w:tr>
      <w:tr>
        <w:tblPrEx>
          <w:tblW w:w="13365" w:type="dxa"/>
          <w:tblInd w:w="-55" w:type="dxa"/>
          <w:tblLayout w:type="fixed"/>
          <w:tblLook w:val="0600"/>
        </w:tblPrEx>
        <w:trPr>
          <w:trHeight w:val="420"/>
        </w:trPr>
        <w:tc>
          <w:tcPr>
            <w:tcW w:w="13365" w:type="dxa"/>
            <w:gridSpan w:val="2"/>
            <w:shd w:val="clear" w:color="auto" w:fill="auto"/>
            <w:tcMar>
              <w:top w:w="100" w:type="dxa"/>
              <w:left w:w="100" w:type="dxa"/>
              <w:bottom w:w="100" w:type="dxa"/>
              <w:right w:w="100" w:type="dxa"/>
            </w:tcMar>
          </w:tcPr>
          <w:p w:rsidR="004D6FF5" w:rsidRPr="006219F1">
            <w:pPr>
              <w:jc w:val="both"/>
              <w:rPr>
                <w:b w:val="0"/>
                <w:sz w:val="22"/>
                <w:szCs w:val="22"/>
                <w:highlight w:val="white"/>
              </w:rPr>
            </w:pPr>
            <w:r w:rsidRPr="006219F1">
              <w:rPr>
                <w:b w:val="0"/>
                <w:sz w:val="22"/>
                <w:szCs w:val="22"/>
                <w:highlight w:val="white"/>
              </w:rPr>
              <w:t xml:space="preserve">Armarios </w:t>
            </w:r>
            <w:r w:rsidRPr="006219F1">
              <w:rPr>
                <w:b w:val="0"/>
                <w:i/>
                <w:sz w:val="22"/>
                <w:szCs w:val="22"/>
                <w:highlight w:val="white"/>
              </w:rPr>
              <w:t>rack</w:t>
            </w:r>
          </w:p>
          <w:p w:rsidR="004D6FF5" w:rsidRPr="006219F1">
            <w:pPr>
              <w:jc w:val="both"/>
              <w:rPr>
                <w:b w:val="0"/>
                <w:sz w:val="22"/>
                <w:szCs w:val="22"/>
                <w:highlight w:val="white"/>
              </w:rPr>
            </w:pPr>
            <w:r w:rsidRPr="006219F1">
              <w:rPr>
                <w:b w:val="0"/>
                <w:sz w:val="22"/>
                <w:szCs w:val="22"/>
                <w:highlight w:val="white"/>
              </w:rPr>
              <w:t xml:space="preserve">El armario </w:t>
            </w:r>
            <w:r w:rsidRPr="006219F1">
              <w:rPr>
                <w:b w:val="0"/>
                <w:i/>
                <w:sz w:val="22"/>
                <w:szCs w:val="22"/>
                <w:highlight w:val="white"/>
              </w:rPr>
              <w:t>rack</w:t>
            </w:r>
            <w:r w:rsidRPr="006219F1">
              <w:rPr>
                <w:b w:val="0"/>
                <w:sz w:val="22"/>
                <w:szCs w:val="22"/>
                <w:highlight w:val="white"/>
              </w:rPr>
              <w:t xml:space="preserve"> es un elemento más dentro de las instalaciones de cableado estructurado.</w:t>
            </w:r>
          </w:p>
          <w:p w:rsidR="004D6FF5" w:rsidRPr="006219F1">
            <w:pPr>
              <w:jc w:val="both"/>
              <w:rPr>
                <w:b w:val="0"/>
                <w:sz w:val="22"/>
                <w:szCs w:val="22"/>
                <w:highlight w:val="white"/>
              </w:rPr>
            </w:pPr>
            <w:r w:rsidRPr="006219F1">
              <w:rPr>
                <w:b w:val="0"/>
                <w:sz w:val="22"/>
                <w:szCs w:val="22"/>
                <w:highlight w:val="white"/>
              </w:rPr>
              <w:t>Se trata de un soporte metálico destinado a alojar equipamiento electrónico, informático y de comunicaciones con unas medidas de anchura normalizadas para que sean compatibles con equipamiento de cualquier fabricante.</w:t>
            </w:r>
          </w:p>
        </w:tc>
      </w:tr>
    </w:tbl>
    <w:p w:rsidR="004D6FF5">
      <w:pPr>
        <w:spacing w:before="240"/>
        <w:jc w:val="both"/>
        <w:rPr>
          <w:b/>
          <w:highlight w:val="white"/>
        </w:rPr>
      </w:pPr>
    </w:p>
    <w:p w:rsidR="004D6FF5">
      <w:pPr>
        <w:spacing w:before="240"/>
        <w:jc w:val="both"/>
        <w:rPr>
          <w:b/>
          <w:highlight w:val="white"/>
        </w:rPr>
      </w:pPr>
    </w:p>
    <w:p w:rsidR="004D6FF5">
      <w:pPr>
        <w:spacing w:before="240"/>
        <w:jc w:val="both"/>
        <w:rPr>
          <w:b/>
          <w:highlight w:val="white"/>
        </w:rPr>
      </w:pPr>
    </w:p>
    <w:p w:rsidR="004D6FF5">
      <w:pPr>
        <w:spacing w:before="240"/>
        <w:jc w:val="both"/>
        <w:rPr>
          <w:b/>
          <w:highlight w:val="white"/>
        </w:rPr>
      </w:pPr>
      <w:r>
        <w:rPr>
          <w:b/>
          <w:highlight w:val="white"/>
        </w:rPr>
        <w:t>Buenas prácticas en manipulación</w:t>
      </w:r>
    </w:p>
    <w:p w:rsidR="004D6FF5">
      <w:bookmarkStart w:id="22" w:name="_heading=h.3j2qqm3" w:colFirst="0" w:colLast="0"/>
      <w:bookmarkEnd w:id="22"/>
    </w:p>
    <w:tbl>
      <w:tblPr>
        <w:tblStyle w:val="afffffff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93"/>
        <w:gridCol w:w="9319"/>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c>
          <w:tcPr>
            <w:tcW w:w="4093"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9319" w:type="dxa"/>
            <w:shd w:val="clear" w:color="auto" w:fill="C9DAF8"/>
            <w:tcMar>
              <w:top w:w="100" w:type="dxa"/>
              <w:left w:w="100" w:type="dxa"/>
              <w:bottom w:w="100" w:type="dxa"/>
              <w:right w:w="100" w:type="dxa"/>
            </w:tcMar>
          </w:tcPr>
          <w:p w:rsidR="004D6FF5">
            <w:pPr>
              <w:keepNext/>
              <w:keepLines/>
              <w:widowControl w:val="0"/>
              <w:spacing w:after="60"/>
              <w:jc w:val="center"/>
              <w:rPr>
                <w:sz w:val="22"/>
                <w:szCs w:val="22"/>
                <w:highlight w:val="magenta"/>
              </w:rPr>
            </w:pPr>
            <w:r>
              <w:t xml:space="preserve">     </w:t>
            </w:r>
            <w:sdt>
              <w:sdtPr>
                <w:tag w:val="goog_rdk_64"/>
                <w:id w:val="-1816793918"/>
                <w:richText/>
              </w:sdtPr>
              <w:sdtContent/>
            </w:sdt>
            <w:r>
              <w:rPr>
                <w:sz w:val="22"/>
                <w:szCs w:val="22"/>
                <w:highlight w:val="magenta"/>
              </w:rPr>
              <w:t>Infografía estática</w:t>
            </w: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rsidRPr="006219F1">
            <w:pPr>
              <w:widowControl w:val="0"/>
              <w:rPr>
                <w:sz w:val="22"/>
                <w:szCs w:val="22"/>
                <w:highlight w:val="yellow"/>
              </w:rPr>
            </w:pPr>
            <w:r w:rsidRPr="006219F1">
              <w:rPr>
                <w:sz w:val="22"/>
                <w:szCs w:val="22"/>
              </w:rPr>
              <w:t>Texto introductorio</w:t>
            </w:r>
          </w:p>
        </w:tc>
        <w:tc>
          <w:tcPr>
            <w:tcW w:w="9319" w:type="dxa"/>
            <w:shd w:val="clear" w:color="auto" w:fill="auto"/>
            <w:tcMar>
              <w:top w:w="100" w:type="dxa"/>
              <w:left w:w="100" w:type="dxa"/>
              <w:bottom w:w="100" w:type="dxa"/>
              <w:right w:w="100" w:type="dxa"/>
            </w:tcMar>
          </w:tcPr>
          <w:p w:rsidR="004D6FF5" w:rsidRPr="006219F1">
            <w:pPr>
              <w:shd w:val="clear" w:color="auto" w:fill="FFFFFF"/>
              <w:spacing w:after="300"/>
              <w:jc w:val="both"/>
              <w:rPr>
                <w:b w:val="0"/>
                <w:sz w:val="22"/>
                <w:szCs w:val="22"/>
              </w:rPr>
            </w:pPr>
            <w:sdt>
              <w:sdtPr>
                <w:tag w:val="goog_rdk_65"/>
                <w:id w:val="-1567642841"/>
                <w:richText/>
              </w:sdtPr>
              <w:sdtContent/>
            </w:sdt>
            <w:r w:rsidRPr="006219F1">
              <w:rPr>
                <w:b w:val="0"/>
                <w:sz w:val="22"/>
                <w:szCs w:val="22"/>
              </w:rPr>
              <w:t>Para lograr una instalación de una solución de cableado estructurado, de una forma confiable y segura, se requiere, como primer aspecto, conocer las normas aplicables que aseguren un trabajo con calidad.</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pPr>
              <w:widowControl w:val="0"/>
              <w:rPr>
                <w:sz w:val="22"/>
                <w:szCs w:val="22"/>
              </w:rPr>
            </w:pPr>
            <w:r>
              <w:rPr>
                <w:sz w:val="22"/>
                <w:szCs w:val="22"/>
              </w:rPr>
              <w:t>Buenas prácticas</w:t>
            </w:r>
          </w:p>
          <w:p w:rsidR="004D6FF5">
            <w:pPr>
              <w:widowControl w:val="0"/>
              <w:jc w:val="center"/>
              <w:rPr>
                <w:sz w:val="22"/>
                <w:szCs w:val="22"/>
              </w:rPr>
            </w:pPr>
            <w:sdt>
              <w:sdtPr>
                <w:tag w:val="goog_rdk_66"/>
                <w:id w:val="585424910"/>
                <w:richText/>
              </w:sdtPr>
              <w:sdtContent/>
            </w:sdt>
            <w:r>
              <w:rPr>
                <w:noProof/>
              </w:rPr>
              <w:drawing>
                <wp:inline distT="114300" distB="114300" distL="114300" distR="114300">
                  <wp:extent cx="5696903" cy="3795369"/>
                  <wp:effectExtent l="0" t="0" r="0" b="0"/>
                  <wp:docPr id="4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xmlns:r="http://schemas.openxmlformats.org/officeDocument/2006/relationships" r:embed="rId78"/>
                          <a:stretch>
                            <a:fillRect/>
                          </a:stretch>
                        </pic:blipFill>
                        <pic:spPr>
                          <a:xfrm>
                            <a:off x="0" y="0"/>
                            <a:ext cx="5696903" cy="3795369"/>
                          </a:xfrm>
                          <a:prstGeom prst="rect">
                            <a:avLst/>
                          </a:prstGeom>
                        </pic:spPr>
                      </pic:pic>
                    </a:graphicData>
                  </a:graphic>
                </wp:inline>
              </w:drawing>
            </w:r>
          </w:p>
          <w:p w:rsidR="004D6FF5">
            <w:pPr>
              <w:shd w:val="clear" w:color="auto" w:fill="FFFFFF"/>
              <w:spacing w:after="300"/>
              <w:jc w:val="both"/>
              <w:rPr>
                <w:b w:val="0"/>
                <w:sz w:val="22"/>
                <w:szCs w:val="22"/>
              </w:rPr>
            </w:pPr>
            <w:r>
              <w:rPr>
                <w:b w:val="0"/>
                <w:sz w:val="22"/>
                <w:szCs w:val="22"/>
              </w:rPr>
              <w:t xml:space="preserve">Como segundo aspecto se necesita el conocimiento de las buenas prácticas y el complemento que la experiencia otorga. </w:t>
            </w:r>
          </w:p>
          <w:p w:rsidR="004D6FF5" w:rsidRPr="006219F1">
            <w:pPr>
              <w:shd w:val="clear" w:color="auto" w:fill="FFFFFF"/>
              <w:spacing w:after="300"/>
              <w:jc w:val="both"/>
              <w:rPr>
                <w:b w:val="0"/>
                <w:strike/>
                <w:sz w:val="22"/>
                <w:szCs w:val="22"/>
              </w:rPr>
            </w:pPr>
            <w:r w:rsidRPr="006219F1">
              <w:rPr>
                <w:b w:val="0"/>
                <w:sz w:val="22"/>
                <w:szCs w:val="22"/>
              </w:rPr>
              <w:t xml:space="preserve">A continuación, se exponen algunas buenas prácticas: </w:t>
            </w:r>
          </w:p>
          <w:p w:rsidR="004D6FF5">
            <w:pPr>
              <w:shd w:val="clear" w:color="auto" w:fill="FFFFFF"/>
              <w:spacing w:after="300"/>
              <w:jc w:val="both"/>
              <w:rPr>
                <w:b w:val="0"/>
                <w:sz w:val="22"/>
                <w:szCs w:val="22"/>
              </w:rPr>
            </w:pPr>
            <w:r>
              <w:rPr>
                <w:b w:val="0"/>
                <w:sz w:val="22"/>
                <w:szCs w:val="22"/>
              </w:rPr>
              <w:t>-Los estándares, en su mayoría internacionales, proporcionan un marco sólido y confiable a la hora de llevar adelante un proyecto de cableado.</w:t>
            </w:r>
          </w:p>
          <w:p w:rsidR="004D6FF5">
            <w:pPr>
              <w:spacing w:before="240" w:line="276" w:lineRule="auto"/>
              <w:jc w:val="both"/>
              <w:rPr>
                <w:b w:val="0"/>
                <w:sz w:val="22"/>
                <w:szCs w:val="22"/>
              </w:rPr>
            </w:pPr>
            <w:r>
              <w:rPr>
                <w:b w:val="0"/>
                <w:sz w:val="22"/>
                <w:szCs w:val="22"/>
              </w:rPr>
              <w:t>-Las normas siempre son actualizadas y monitoreadas por comités, de modo que cualquier empresa puede solicitar una revisión o participar de la revisión de estas.</w:t>
            </w:r>
            <w:r>
              <w:rPr>
                <w:b w:val="0"/>
                <w:color w:val="37393C"/>
                <w:sz w:val="22"/>
                <w:szCs w:val="22"/>
                <w:highlight w:val="white"/>
              </w:rPr>
              <w:t xml:space="preserve"> (Hernández-Reverol, D., Fuentes-Méndez, L., y Torres-Granadillo, F,2011</w:t>
            </w:r>
            <w:r>
              <w:rPr>
                <w:b w:val="0"/>
                <w:color w:val="37393C"/>
                <w:sz w:val="22"/>
                <w:szCs w:val="22"/>
              </w:rPr>
              <w:t>)</w:t>
            </w:r>
          </w:p>
          <w:p w:rsidR="004D6FF5">
            <w:pPr>
              <w:widowControl w:val="0"/>
              <w:rPr>
                <w:color w:val="666666"/>
                <w:sz w:val="22"/>
                <w:szCs w:val="22"/>
              </w:rPr>
            </w:pPr>
          </w:p>
        </w:tc>
      </w:tr>
      <w:tr>
        <w:tblPrEx>
          <w:tblW w:w="13412" w:type="dxa"/>
          <w:tblInd w:w="-100" w:type="dxa"/>
          <w:tblLayout w:type="fixed"/>
          <w:tblLook w:val="0600"/>
        </w:tblPrEx>
        <w:tc>
          <w:tcPr>
            <w:tcW w:w="4093" w:type="dxa"/>
            <w:shd w:val="clear" w:color="auto" w:fill="auto"/>
            <w:tcMar>
              <w:top w:w="100" w:type="dxa"/>
              <w:left w:w="100" w:type="dxa"/>
              <w:bottom w:w="100" w:type="dxa"/>
              <w:right w:w="100" w:type="dxa"/>
            </w:tcMar>
          </w:tcPr>
          <w:p w:rsidR="004D6FF5">
            <w:pPr>
              <w:widowControl w:val="0"/>
              <w:rPr>
                <w:sz w:val="22"/>
                <w:szCs w:val="22"/>
              </w:rPr>
            </w:pPr>
            <w:r>
              <w:rPr>
                <w:sz w:val="22"/>
                <w:szCs w:val="22"/>
              </w:rPr>
              <w:t>Código de la imagen</w:t>
            </w:r>
          </w:p>
        </w:tc>
        <w:tc>
          <w:tcPr>
            <w:tcW w:w="9319" w:type="dxa"/>
            <w:shd w:val="clear" w:color="auto" w:fill="auto"/>
            <w:tcMar>
              <w:top w:w="100" w:type="dxa"/>
              <w:left w:w="100" w:type="dxa"/>
              <w:bottom w:w="100" w:type="dxa"/>
              <w:right w:w="100" w:type="dxa"/>
            </w:tcMar>
          </w:tcPr>
          <w:p w:rsidR="004D6FF5">
            <w:pPr>
              <w:widowControl w:val="0"/>
              <w:rPr>
                <w:sz w:val="22"/>
                <w:szCs w:val="22"/>
              </w:rPr>
            </w:pPr>
            <w:r>
              <w:rPr>
                <w:sz w:val="22"/>
                <w:szCs w:val="22"/>
              </w:rPr>
              <w:t>Imagen: 228116_i29</w:t>
            </w:r>
          </w:p>
        </w:tc>
      </w:tr>
    </w:tbl>
    <w:p w:rsidR="004D6FF5">
      <w:pPr>
        <w:rPr>
          <w:b/>
        </w:rPr>
      </w:pPr>
    </w:p>
    <w:p w:rsidR="004D6FF5">
      <w:pPr>
        <w:jc w:val="both"/>
        <w:rPr>
          <w:b/>
        </w:rPr>
      </w:pPr>
    </w:p>
    <w:p w:rsidR="004D6FF5">
      <w:pPr>
        <w:jc w:val="both"/>
        <w:rPr>
          <w:b/>
        </w:rPr>
      </w:pPr>
      <w:r>
        <w:rPr>
          <w:b/>
        </w:rPr>
        <w:t>1.3 Cálculo propuesta y costo</w:t>
      </w:r>
    </w:p>
    <w:p w:rsidR="004D6FF5"/>
    <w:tbl>
      <w:tblPr>
        <w:tblStyle w:val="afffffff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pPr>
              <w:keepNext/>
              <w:keepLines/>
              <w:spacing w:before="400" w:after="120"/>
              <w:jc w:val="center"/>
              <w:rPr>
                <w:color w:val="FF0000"/>
                <w:sz w:val="22"/>
                <w:szCs w:val="22"/>
              </w:rPr>
            </w:pPr>
            <w:r>
              <w:rPr>
                <w:sz w:val="22"/>
                <w:szCs w:val="22"/>
              </w:rPr>
              <w:t xml:space="preserve">Cuadro de texto </w:t>
            </w:r>
          </w:p>
        </w:tc>
      </w:tr>
      <w:tr>
        <w:tblPrEx>
          <w:tblW w:w="13422" w:type="dxa"/>
          <w:tblInd w:w="-100" w:type="dxa"/>
          <w:tblLayout w:type="fixed"/>
          <w:tblLook w:val="0400"/>
        </w:tblPrEx>
        <w:tc>
          <w:tcPr>
            <w:tcW w:w="13422" w:type="dxa"/>
          </w:tcPr>
          <w:p w:rsidR="004D6FF5">
            <w:pPr>
              <w:spacing w:line="276" w:lineRule="auto"/>
              <w:jc w:val="both"/>
              <w:rPr>
                <w:b w:val="0"/>
                <w:sz w:val="22"/>
                <w:szCs w:val="22"/>
              </w:rPr>
            </w:pPr>
            <w:r w:rsidRPr="006219F1">
              <w:rPr>
                <w:b w:val="0"/>
                <w:sz w:val="22"/>
                <w:szCs w:val="22"/>
              </w:rPr>
              <w:t>La propuesta nos indica el conjunto de elementos que conforman la solución tecnológica, la cual cumple con las necesidades analizadas</w:t>
            </w:r>
            <w:r>
              <w:rPr>
                <w:b w:val="0"/>
                <w:sz w:val="22"/>
                <w:szCs w:val="22"/>
              </w:rPr>
              <w:t>.</w:t>
            </w:r>
          </w:p>
          <w:p w:rsidR="004D6FF5">
            <w:pPr>
              <w:spacing w:line="276" w:lineRule="auto"/>
              <w:jc w:val="both"/>
              <w:rPr>
                <w:b w:val="0"/>
                <w:sz w:val="22"/>
                <w:szCs w:val="22"/>
              </w:rPr>
            </w:pPr>
          </w:p>
          <w:p w:rsidR="004D6FF5">
            <w:pPr>
              <w:spacing w:line="276" w:lineRule="auto"/>
              <w:jc w:val="both"/>
              <w:rPr>
                <w:color w:val="7F7F7F"/>
                <w:sz w:val="22"/>
                <w:szCs w:val="22"/>
              </w:rPr>
            </w:pPr>
            <w:r>
              <w:rPr>
                <w:b w:val="0"/>
                <w:sz w:val="22"/>
                <w:szCs w:val="22"/>
              </w:rPr>
              <w:t>Estas propuestas se deben dividir en la de cableado eléctrico y estructurado, aunque, en los casos en donde se parte de cero, es decir, en una construcción nueva, se pueden plantear las dos en una misma y se completan en este tipo de evento.</w:t>
            </w:r>
          </w:p>
        </w:tc>
      </w:tr>
    </w:tbl>
    <w:p w:rsidR="004D6FF5">
      <w:pPr>
        <w:rPr>
          <w:highlight w:val="green"/>
        </w:rPr>
      </w:pPr>
    </w:p>
    <w:p w:rsidR="004D6FF5">
      <w:pPr>
        <w:jc w:val="both"/>
        <w:rPr>
          <w:highlight w:val="green"/>
        </w:rPr>
      </w:pPr>
    </w:p>
    <w:p w:rsidR="004D6FF5">
      <w:pPr>
        <w:spacing w:line="240" w:lineRule="auto"/>
        <w:rPr>
          <w:b/>
        </w:rPr>
      </w:pPr>
    </w:p>
    <w:tbl>
      <w:tblPr>
        <w:tblStyle w:val="afffffffffff3"/>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32"/>
        <w:gridCol w:w="11980"/>
      </w:tblGrid>
      <w:tr>
        <w:tblPrEx>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1432" w:type="dxa"/>
            <w:shd w:val="clear" w:color="auto" w:fill="C9DAF8"/>
            <w:tcMar>
              <w:top w:w="100" w:type="dxa"/>
              <w:left w:w="100" w:type="dxa"/>
              <w:bottom w:w="100" w:type="dxa"/>
              <w:right w:w="100" w:type="dxa"/>
            </w:tcMar>
          </w:tcPr>
          <w:p w:rsidR="004D6FF5">
            <w:pPr>
              <w:widowControl w:val="0"/>
              <w:rPr>
                <w:sz w:val="22"/>
                <w:szCs w:val="22"/>
              </w:rPr>
            </w:pPr>
            <w:r>
              <w:rPr>
                <w:sz w:val="22"/>
                <w:szCs w:val="22"/>
              </w:rPr>
              <w:t>Tipo de recurso</w:t>
            </w:r>
          </w:p>
        </w:tc>
        <w:tc>
          <w:tcPr>
            <w:tcW w:w="11980" w:type="dxa"/>
            <w:shd w:val="clear" w:color="auto" w:fill="C9DAF8"/>
            <w:tcMar>
              <w:top w:w="100" w:type="dxa"/>
              <w:left w:w="100" w:type="dxa"/>
              <w:bottom w:w="100" w:type="dxa"/>
              <w:right w:w="100" w:type="dxa"/>
            </w:tcMar>
          </w:tcPr>
          <w:p w:rsidR="004D6FF5">
            <w:pPr>
              <w:keepNext/>
              <w:keepLines/>
              <w:spacing w:after="60"/>
              <w:jc w:val="center"/>
              <w:rPr>
                <w:sz w:val="22"/>
                <w:szCs w:val="22"/>
              </w:rPr>
            </w:pPr>
            <w:r>
              <w:rPr>
                <w:sz w:val="22"/>
                <w:szCs w:val="22"/>
              </w:rPr>
              <w:t>Llamado de acción</w:t>
            </w:r>
          </w:p>
        </w:tc>
      </w:tr>
      <w:tr>
        <w:tblPrEx>
          <w:tblW w:w="13412" w:type="dxa"/>
          <w:tblInd w:w="-100" w:type="dxa"/>
          <w:tblLayout w:type="fixed"/>
          <w:tblLook w:val="0600"/>
        </w:tblPrEx>
        <w:trPr>
          <w:trHeight w:val="420"/>
        </w:trPr>
        <w:tc>
          <w:tcPr>
            <w:tcW w:w="13412" w:type="dxa"/>
            <w:gridSpan w:val="2"/>
            <w:shd w:val="clear" w:color="auto" w:fill="auto"/>
            <w:tcMar>
              <w:top w:w="100" w:type="dxa"/>
              <w:left w:w="100" w:type="dxa"/>
              <w:bottom w:w="100" w:type="dxa"/>
              <w:right w:w="100" w:type="dxa"/>
            </w:tcMar>
          </w:tcPr>
          <w:p w:rsidR="004D6FF5" w:rsidRPr="006219F1">
            <w:pPr>
              <w:spacing w:line="276" w:lineRule="auto"/>
              <w:jc w:val="both"/>
              <w:rPr>
                <w:sz w:val="22"/>
                <w:szCs w:val="22"/>
              </w:rPr>
            </w:pPr>
            <w:r w:rsidRPr="006219F1">
              <w:rPr>
                <w:sz w:val="22"/>
                <w:szCs w:val="22"/>
              </w:rPr>
              <w:t>Propuesta de instalación eléctrica</w:t>
            </w:r>
          </w:p>
          <w:p w:rsidR="004D6FF5" w:rsidRPr="006219F1">
            <w:pPr>
              <w:rPr>
                <w:b w:val="0"/>
                <w:sz w:val="22"/>
                <w:szCs w:val="22"/>
              </w:rPr>
            </w:pPr>
          </w:p>
          <w:p w:rsidR="004D6FF5" w:rsidRPr="006219F1">
            <w:pPr>
              <w:shd w:val="clear" w:color="auto" w:fill="FFFFFF"/>
              <w:tabs>
                <w:tab w:val="left" w:pos="14459"/>
              </w:tabs>
              <w:jc w:val="both"/>
              <w:rPr>
                <w:sz w:val="22"/>
                <w:szCs w:val="22"/>
                <w:highlight w:val="yellow"/>
              </w:rPr>
            </w:pPr>
            <w:r w:rsidRPr="006219F1">
              <w:rPr>
                <w:b w:val="0"/>
                <w:sz w:val="22"/>
                <w:szCs w:val="22"/>
              </w:rPr>
              <w:t xml:space="preserve">Para ampliar la información, lo invitamos a ver el </w:t>
            </w:r>
            <w:r w:rsidRPr="006219F1">
              <w:rPr>
                <w:sz w:val="22"/>
                <w:szCs w:val="22"/>
              </w:rPr>
              <w:t xml:space="preserve">Anexo 1. Cálculo, propuesta y costo </w:t>
            </w:r>
            <w:r w:rsidRPr="006219F1">
              <w:rPr>
                <w:b w:val="0"/>
                <w:sz w:val="22"/>
                <w:szCs w:val="22"/>
              </w:rPr>
              <w:t>donde se detallan los elementos que componen una propuesta de valor unitario y los elementos que componen una propuesta de cableado estructurado con sus respectivos costos.</w:t>
            </w:r>
          </w:p>
        </w:tc>
      </w:tr>
    </w:tbl>
    <w:p w:rsidR="004D6FF5" w:rsidRPr="006219F1">
      <w:pPr>
        <w:spacing w:line="240" w:lineRule="auto"/>
      </w:pPr>
    </w:p>
    <w:p w:rsidR="004D6FF5" w:rsidRPr="006219F1">
      <w:pPr>
        <w:spacing w:after="165" w:line="240" w:lineRule="auto"/>
        <w:jc w:val="both"/>
      </w:pPr>
    </w:p>
    <w:tbl>
      <w:tblPr>
        <w:tblStyle w:val="afffffffffff4"/>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422"/>
      </w:tblGrid>
      <w:tr>
        <w:tblPrEx>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44"/>
        </w:trPr>
        <w:tc>
          <w:tcPr>
            <w:tcW w:w="13422" w:type="dxa"/>
            <w:shd w:val="clear" w:color="auto" w:fill="8DB3E2"/>
          </w:tcPr>
          <w:p w:rsidR="004D6FF5" w:rsidRPr="006219F1">
            <w:pPr>
              <w:keepNext/>
              <w:keepLines/>
              <w:spacing w:before="400" w:after="120"/>
              <w:jc w:val="center"/>
              <w:rPr>
                <w:sz w:val="22"/>
                <w:szCs w:val="22"/>
              </w:rPr>
            </w:pPr>
            <w:r w:rsidRPr="006219F1">
              <w:rPr>
                <w:sz w:val="22"/>
                <w:szCs w:val="22"/>
              </w:rPr>
              <w:t xml:space="preserve">Cuadro de texto </w:t>
            </w:r>
          </w:p>
        </w:tc>
      </w:tr>
      <w:tr>
        <w:tblPrEx>
          <w:tblW w:w="13422" w:type="dxa"/>
          <w:tblInd w:w="-100" w:type="dxa"/>
          <w:tblLayout w:type="fixed"/>
          <w:tblLook w:val="0400"/>
        </w:tblPrEx>
        <w:tc>
          <w:tcPr>
            <w:tcW w:w="13422" w:type="dxa"/>
          </w:tcPr>
          <w:p w:rsidR="004D6FF5" w:rsidRPr="006219F1">
            <w:pPr>
              <w:spacing w:line="276" w:lineRule="auto"/>
              <w:jc w:val="both"/>
              <w:rPr>
                <w:b w:val="0"/>
                <w:sz w:val="22"/>
                <w:szCs w:val="22"/>
              </w:rPr>
            </w:pPr>
            <w:r w:rsidRPr="006219F1">
              <w:rPr>
                <w:b w:val="0"/>
                <w:sz w:val="22"/>
                <w:szCs w:val="22"/>
              </w:rPr>
              <w:t>Estimado aprendiz, hemos llegado al final de este componente formativo. Recuerde explorar los recursos que se encuentran disponibles. Diríjase al menú principal en donde encontrará la síntesis del tema abordado, una actividad didáctica, material complementario, entre otros recursos.</w:t>
            </w:r>
          </w:p>
        </w:tc>
      </w:tr>
    </w:tbl>
    <w:p w:rsidR="004D6FF5">
      <w:pPr>
        <w:spacing w:after="120" w:line="240" w:lineRule="auto"/>
        <w:jc w:val="both"/>
        <w:rPr>
          <w:b/>
        </w:rPr>
      </w:pPr>
    </w:p>
    <w:p w:rsidR="004D6FF5">
      <w:pPr>
        <w:spacing w:after="120" w:line="240" w:lineRule="auto"/>
        <w:jc w:val="both"/>
        <w:rPr>
          <w:b/>
        </w:rPr>
      </w:pPr>
    </w:p>
    <w:p w:rsidR="004D6FF5">
      <w:pPr>
        <w:spacing w:after="120" w:line="240" w:lineRule="auto"/>
        <w:jc w:val="both"/>
        <w:rPr>
          <w:b/>
        </w:rPr>
      </w:pPr>
    </w:p>
    <w:p w:rsidR="004D6FF5">
      <w:pPr>
        <w:spacing w:after="120" w:line="240" w:lineRule="auto"/>
        <w:jc w:val="both"/>
        <w:rPr>
          <w:b/>
        </w:rPr>
      </w:pPr>
      <w:r>
        <w:rPr>
          <w:b/>
        </w:rPr>
        <w:t>SÍNTESIS</w:t>
      </w:r>
    </w:p>
    <w:p w:rsidR="004D6FF5">
      <w:pPr>
        <w:spacing w:line="240" w:lineRule="auto"/>
        <w:rPr>
          <w:b/>
          <w:highlight w:val="red"/>
        </w:rPr>
      </w:pPr>
    </w:p>
    <w:tbl>
      <w:tblPr>
        <w:tblStyle w:val="afffffffffff5"/>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01"/>
        <w:gridCol w:w="11320"/>
      </w:tblGrid>
      <w:tr>
        <w:tblPrEx>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c>
          <w:tcPr>
            <w:tcW w:w="2101" w:type="dxa"/>
            <w:shd w:val="clear" w:color="auto" w:fill="C6D9F1"/>
          </w:tcPr>
          <w:p w:rsidR="004D6FF5">
            <w:pPr>
              <w:jc w:val="center"/>
              <w:rPr>
                <w:sz w:val="22"/>
                <w:szCs w:val="22"/>
              </w:rPr>
            </w:pPr>
            <w:r>
              <w:rPr>
                <w:sz w:val="22"/>
                <w:szCs w:val="22"/>
              </w:rPr>
              <w:t>Tipo de recurso</w:t>
            </w:r>
          </w:p>
        </w:tc>
        <w:tc>
          <w:tcPr>
            <w:tcW w:w="11320" w:type="dxa"/>
            <w:shd w:val="clear" w:color="auto" w:fill="C6D9F1"/>
          </w:tcPr>
          <w:p w:rsidR="004D6FF5">
            <w:pPr>
              <w:jc w:val="center"/>
              <w:rPr>
                <w:sz w:val="22"/>
                <w:szCs w:val="22"/>
              </w:rPr>
            </w:pPr>
            <w:r>
              <w:rPr>
                <w:sz w:val="22"/>
                <w:szCs w:val="22"/>
              </w:rPr>
              <w:t>Síntesis</w:t>
            </w:r>
          </w:p>
        </w:tc>
      </w:tr>
      <w:tr>
        <w:tblPrEx>
          <w:tblW w:w="13421" w:type="dxa"/>
          <w:tblInd w:w="-100" w:type="dxa"/>
          <w:tblLayout w:type="fixed"/>
          <w:tblLook w:val="0400"/>
        </w:tblPrEx>
        <w:tc>
          <w:tcPr>
            <w:tcW w:w="13421" w:type="dxa"/>
            <w:gridSpan w:val="2"/>
          </w:tcPr>
          <w:p w:rsidR="004D6FF5">
            <w:pPr>
              <w:spacing w:after="120"/>
              <w:jc w:val="both"/>
              <w:rPr>
                <w:sz w:val="22"/>
                <w:szCs w:val="22"/>
              </w:rPr>
            </w:pPr>
            <w:r>
              <w:rPr>
                <w:sz w:val="22"/>
                <w:szCs w:val="22"/>
              </w:rPr>
              <w:t>Implementación de infraestructura de tecnologías de la información y las comunicaciones.</w:t>
            </w:r>
          </w:p>
          <w:p w:rsidR="004D6FF5">
            <w:pPr>
              <w:spacing w:after="120"/>
              <w:jc w:val="both"/>
              <w:rPr>
                <w:sz w:val="22"/>
                <w:szCs w:val="22"/>
              </w:rPr>
            </w:pPr>
            <w:r>
              <w:rPr>
                <w:sz w:val="22"/>
                <w:szCs w:val="22"/>
              </w:rPr>
              <w:t>Síntesis: funcionalidad de la instalación eléctrica</w:t>
            </w:r>
          </w:p>
        </w:tc>
      </w:tr>
      <w:tr>
        <w:tblPrEx>
          <w:tblW w:w="13421" w:type="dxa"/>
          <w:tblInd w:w="-100" w:type="dxa"/>
          <w:tblLayout w:type="fixed"/>
          <w:tblLook w:val="0400"/>
        </w:tblPrEx>
        <w:tc>
          <w:tcPr>
            <w:tcW w:w="2101" w:type="dxa"/>
            <w:shd w:val="clear" w:color="auto" w:fill="C6D9F1"/>
          </w:tcPr>
          <w:p w:rsidR="004D6FF5">
            <w:pPr>
              <w:rPr>
                <w:sz w:val="22"/>
                <w:szCs w:val="22"/>
              </w:rPr>
            </w:pPr>
            <w:r>
              <w:rPr>
                <w:sz w:val="22"/>
                <w:szCs w:val="22"/>
              </w:rPr>
              <w:t>Introducción</w:t>
            </w:r>
          </w:p>
          <w:p w:rsidR="004D6FF5">
            <w:pPr>
              <w:rPr>
                <w:color w:val="BFBFBF"/>
                <w:sz w:val="22"/>
                <w:szCs w:val="22"/>
              </w:rPr>
            </w:pPr>
          </w:p>
        </w:tc>
        <w:tc>
          <w:tcPr>
            <w:tcW w:w="11320" w:type="dxa"/>
          </w:tcPr>
          <w:sdt>
            <w:sdtPr>
              <w:tag w:val="goog_rdk_70"/>
              <w:id w:val="-1381322250"/>
              <w:showingPlcHdr/>
              <w:richText/>
            </w:sdtPr>
            <w:sdtContent>
              <w:p w:rsidR="004D6FF5">
                <w:pPr>
                  <w:jc w:val="both"/>
                  <w:rPr>
                    <w:ins w:id="23" w:author="Manuela Herrera" w:date="2023-02-10T21:49:00Z"/>
                    <w:b w:val="0"/>
                    <w:color w:val="FF0000"/>
                    <w:sz w:val="22"/>
                    <w:szCs w:val="22"/>
                  </w:rPr>
                </w:pPr>
                <w:r>
                  <w:t xml:space="preserve">     </w:t>
                </w:r>
              </w:p>
            </w:sdtContent>
          </w:sdt>
          <w:sdt>
            <w:sdtPr>
              <w:tag w:val="goog_rdk_72"/>
              <w:id w:val="-1565867462"/>
              <w:showingPlcHdr/>
              <w:richText/>
            </w:sdtPr>
            <w:sdtContent>
              <w:p w:rsidR="004D6FF5">
                <w:pPr>
                  <w:jc w:val="both"/>
                  <w:rPr>
                    <w:ins w:id="24" w:author="Manuela Herrera" w:date="2023-02-10T21:49:00Z"/>
                    <w:b w:val="0"/>
                    <w:sz w:val="22"/>
                    <w:szCs w:val="22"/>
                  </w:rPr>
                </w:pPr>
                <w:r>
                  <w:t xml:space="preserve">     </w:t>
                </w:r>
              </w:p>
            </w:sdtContent>
          </w:sdt>
          <w:p w:rsidR="004D6FF5">
            <w:pPr>
              <w:jc w:val="both"/>
              <w:rPr>
                <w:b w:val="0"/>
                <w:color w:val="BFBFBF"/>
                <w:sz w:val="22"/>
                <w:szCs w:val="22"/>
              </w:rPr>
            </w:pPr>
            <w:r w:rsidRPr="006219F1">
              <w:rPr>
                <w:b w:val="0"/>
                <w:sz w:val="22"/>
                <w:szCs w:val="22"/>
              </w:rPr>
              <w:t>El siguiente mapa integra los conceptos más relevantes de la información expresada en el presente componente formativo</w:t>
            </w:r>
            <w:sdt>
              <w:sdtPr>
                <w:tag w:val="goog_rdk_73"/>
                <w:id w:val="-1535563554"/>
                <w:richText/>
              </w:sdtPr>
              <w:sdtContent/>
            </w:sdt>
            <w:r w:rsidRPr="006219F1">
              <w:rPr>
                <w:b w:val="0"/>
                <w:sz w:val="22"/>
                <w:szCs w:val="22"/>
              </w:rPr>
              <w:t>.</w:t>
            </w:r>
          </w:p>
        </w:tc>
      </w:tr>
      <w:tr>
        <w:tblPrEx>
          <w:tblW w:w="13421" w:type="dxa"/>
          <w:tblInd w:w="-100" w:type="dxa"/>
          <w:tblLayout w:type="fixed"/>
          <w:tblLook w:val="0400"/>
        </w:tblPrEx>
        <w:tc>
          <w:tcPr>
            <w:tcW w:w="13421" w:type="dxa"/>
            <w:gridSpan w:val="2"/>
          </w:tcPr>
          <w:p w:rsidR="004D6FF5">
            <w:pPr>
              <w:spacing w:line="276" w:lineRule="auto"/>
              <w:jc w:val="center"/>
              <w:rPr>
                <w:color w:val="BFBFBF"/>
                <w:sz w:val="22"/>
                <w:szCs w:val="22"/>
              </w:rPr>
            </w:pPr>
            <w:sdt>
              <w:sdtPr>
                <w:tag w:val="goog_rdk_74"/>
                <w:id w:val="-1362814131"/>
                <w:richText/>
              </w:sdtPr>
              <w:sdtContent/>
            </w:sdt>
            <w:sdt>
              <w:sdtPr>
                <w:tag w:val="goog_rdk_75"/>
                <w:id w:val="-1762213892"/>
                <w:richText/>
              </w:sdtPr>
              <w:sdtContent/>
            </w:sdt>
            <w:sdt>
              <w:sdtPr>
                <w:tag w:val="goog_rdk_76"/>
                <w:id w:val="-1711955617"/>
                <w:richText/>
              </w:sdtPr>
              <w:sdtContent/>
            </w:sdt>
            <w:r>
              <w:rPr>
                <w:noProof/>
              </w:rPr>
              <mc:AlternateContent>
                <mc:Choice Requires="wpg">
                  <w:drawing>
                    <wp:inline distT="0" distB="0" distL="0" distR="0">
                      <wp:extent cx="7229475" cy="5843588"/>
                      <wp:effectExtent l="0" t="0" r="0" b="0"/>
                      <wp:docPr id="450" name="Grupo 450"/>
                      <wp:cNvGraphicFramePr/>
                      <a:graphic xmlns:a="http://schemas.openxmlformats.org/drawingml/2006/main">
                        <a:graphicData uri="http://schemas.microsoft.com/office/word/2010/wordprocessingGroup">
                          <wpg:wgp xmlns:wpg="http://schemas.microsoft.com/office/word/2010/wordprocessingGroup">
                            <wpg:cNvGrpSpPr/>
                            <wpg:grpSpPr>
                              <a:xfrm>
                                <a:off x="0" y="0"/>
                                <a:ext cx="7229475" cy="5843588"/>
                                <a:chOff x="1731250" y="858200"/>
                                <a:chExt cx="7229500" cy="5843600"/>
                              </a:xfrm>
                            </wpg:grpSpPr>
                            <wpg:grpSp>
                              <wpg:cNvPr id="1" name="Grupo 1"/>
                              <wpg:cNvGrpSpPr/>
                              <wpg:grpSpPr>
                                <a:xfrm>
                                  <a:off x="1731263" y="858206"/>
                                  <a:ext cx="7229475" cy="5843588"/>
                                  <a:chOff x="1731250" y="858200"/>
                                  <a:chExt cx="7229500" cy="5843600"/>
                                </a:xfrm>
                              </wpg:grpSpPr>
                              <wps:wsp xmlns:wps="http://schemas.microsoft.com/office/word/2010/wordprocessingShape">
                                <wps:cNvPr id="2" name="Rectángulo 2"/>
                                <wps:cNvSpPr/>
                                <wps:spPr>
                                  <a:xfrm>
                                    <a:off x="1731250" y="858200"/>
                                    <a:ext cx="7229500" cy="584360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3" name="Grupo 3"/>
                                <wpg:cNvGrpSpPr/>
                                <wpg:grpSpPr>
                                  <a:xfrm>
                                    <a:off x="1731263" y="858206"/>
                                    <a:ext cx="7229475" cy="5843588"/>
                                    <a:chOff x="1731250" y="858200"/>
                                    <a:chExt cx="7229500" cy="5843600"/>
                                  </a:xfrm>
                                </wpg:grpSpPr>
                                <wps:wsp xmlns:wps="http://schemas.microsoft.com/office/word/2010/wordprocessingShape">
                                  <wps:cNvPr id="4" name="Rectángulo 4"/>
                                  <wps:cNvSpPr/>
                                  <wps:spPr>
                                    <a:xfrm>
                                      <a:off x="1731250" y="858200"/>
                                      <a:ext cx="7229500" cy="584360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5" name="Grupo 5"/>
                                  <wpg:cNvGrpSpPr/>
                                  <wpg:grpSpPr>
                                    <a:xfrm>
                                      <a:off x="1731263" y="858206"/>
                                      <a:ext cx="7229475" cy="5843588"/>
                                      <a:chOff x="1731250" y="858200"/>
                                      <a:chExt cx="7229500" cy="5843600"/>
                                    </a:xfrm>
                                  </wpg:grpSpPr>
                                  <wps:wsp xmlns:wps="http://schemas.microsoft.com/office/word/2010/wordprocessingShape">
                                    <wps:cNvPr id="6" name="Rectángulo 6"/>
                                    <wps:cNvSpPr/>
                                    <wps:spPr>
                                      <a:xfrm>
                                        <a:off x="1731250" y="858200"/>
                                        <a:ext cx="7229500" cy="584360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7" name="Grupo 7"/>
                                    <wpg:cNvGrpSpPr/>
                                    <wpg:grpSpPr>
                                      <a:xfrm>
                                        <a:off x="1731263" y="858206"/>
                                        <a:ext cx="7229475" cy="5843588"/>
                                        <a:chOff x="1731250" y="858200"/>
                                        <a:chExt cx="7229500" cy="5843600"/>
                                      </a:xfrm>
                                    </wpg:grpSpPr>
                                    <wps:wsp xmlns:wps="http://schemas.microsoft.com/office/word/2010/wordprocessingShape">
                                      <wps:cNvPr id="8" name="Rectángulo 8"/>
                                      <wps:cNvSpPr/>
                                      <wps:spPr>
                                        <a:xfrm>
                                          <a:off x="1731250" y="858200"/>
                                          <a:ext cx="7229500" cy="584360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9" name="Grupo 9"/>
                                      <wpg:cNvGrpSpPr/>
                                      <wpg:grpSpPr>
                                        <a:xfrm>
                                          <a:off x="1731263" y="858206"/>
                                          <a:ext cx="7229475" cy="5843588"/>
                                          <a:chOff x="1731250" y="858200"/>
                                          <a:chExt cx="7229500" cy="5843600"/>
                                        </a:xfrm>
                                      </wpg:grpSpPr>
                                      <wps:wsp xmlns:wps="http://schemas.microsoft.com/office/word/2010/wordprocessingShape">
                                        <wps:cNvPr id="10" name="Rectángulo 10"/>
                                        <wps:cNvSpPr/>
                                        <wps:spPr>
                                          <a:xfrm>
                                            <a:off x="1731250" y="858200"/>
                                            <a:ext cx="7229500" cy="584360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11" name="Grupo 11"/>
                                        <wpg:cNvGrpSpPr/>
                                        <wpg:grpSpPr>
                                          <a:xfrm>
                                            <a:off x="1731263" y="858206"/>
                                            <a:ext cx="7229475" cy="5843588"/>
                                            <a:chOff x="1282000" y="1060950"/>
                                            <a:chExt cx="8128000" cy="5428400"/>
                                          </a:xfrm>
                                        </wpg:grpSpPr>
                                        <wps:wsp xmlns:wps="http://schemas.microsoft.com/office/word/2010/wordprocessingShape">
                                          <wps:cNvPr id="12" name="Rectángulo 12"/>
                                          <wps:cNvSpPr/>
                                          <wps:spPr>
                                            <a:xfrm>
                                              <a:off x="1282000" y="1060950"/>
                                              <a:ext cx="8128000" cy="542840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13" name="Grupo 13"/>
                                          <wpg:cNvGrpSpPr/>
                                          <wpg:grpSpPr>
                                            <a:xfrm>
                                              <a:off x="1282000" y="1070667"/>
                                              <a:ext cx="8128000" cy="5418667"/>
                                              <a:chOff x="0" y="0"/>
                                              <a:chExt cx="8128000" cy="5428375"/>
                                            </a:xfrm>
                                          </wpg:grpSpPr>
                                          <wps:wsp xmlns:wps="http://schemas.microsoft.com/office/word/2010/wordprocessingShape">
                                            <wps:cNvPr id="14" name="Rectángulo 14"/>
                                            <wps:cNvSpPr/>
                                            <wps:spPr>
                                              <a:xfrm>
                                                <a:off x="0" y="0"/>
                                                <a:ext cx="8128000" cy="5428375"/>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g:grpSp>
                                            <wpg:cNvPr id="15" name="Grupo 15"/>
                                            <wpg:cNvGrpSpPr/>
                                            <wpg:grpSpPr>
                                              <a:xfrm>
                                                <a:off x="0" y="0"/>
                                                <a:ext cx="8128000" cy="5418650"/>
                                                <a:chOff x="0" y="0"/>
                                                <a:chExt cx="8128000" cy="5418650"/>
                                              </a:xfrm>
                                            </wpg:grpSpPr>
                                            <wps:wsp xmlns:wps="http://schemas.microsoft.com/office/word/2010/wordprocessingShape">
                                              <wps:cNvPr id="16" name="Rectángulo 16"/>
                                              <wps:cNvSpPr/>
                                              <wps:spPr>
                                                <a:xfrm>
                                                  <a:off x="0" y="0"/>
                                                  <a:ext cx="8128000" cy="5418650"/>
                                                </a:xfrm>
                                                <a:prstGeom prst="rect">
                                                  <a:avLst/>
                                                </a:prstGeom>
                                                <a:noFill/>
                                                <a:ln>
                                                  <a:noFill/>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17" name="Forma libre: forma 17"/>
                                              <wps:cNvSpPr/>
                                              <wps:spPr>
                                                <a:xfrm>
                                                  <a:off x="4786078" y="5086515"/>
                                                  <a:ext cx="191930" cy="18286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18" name="Rectángulo 18"/>
                                              <wps:cNvSpPr/>
                                              <wps:spPr>
                                                <a:xfrm>
                                                  <a:off x="4875415" y="5171318"/>
                                                  <a:ext cx="13254" cy="13254"/>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19" name="Forma libre: forma 19"/>
                                              <wps:cNvSpPr/>
                                              <wps:spPr>
                                                <a:xfrm>
                                                  <a:off x="4786078" y="4903655"/>
                                                  <a:ext cx="191930" cy="18286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20" name="Rectángulo 20"/>
                                              <wps:cNvSpPr/>
                                              <wps:spPr>
                                                <a:xfrm>
                                                  <a:off x="4875415" y="4988458"/>
                                                  <a:ext cx="13254" cy="13254"/>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21" name="Forma libre: forma 21"/>
                                              <wps:cNvSpPr/>
                                              <wps:spPr>
                                                <a:xfrm>
                                                  <a:off x="3634498" y="5040795"/>
                                                  <a:ext cx="191930" cy="91440"/>
                                                </a:xfrm>
                                                <a:custGeom>
                                                  <a:avLst/>
                                                  <a:gdLst/>
                                                  <a:rect l="l" t="t" r="r" b="b"/>
                                                  <a:pathLst>
                                                    <a:path fill="norm" h="120000" w="120000" stroke="1">
                                                      <a:moveTo>
                                                        <a:pt x="0" y="60000"/>
                                                      </a:moveTo>
                                                      <a:lnTo>
                                                        <a:pt x="120000" y="6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22" name="Rectángulo 22"/>
                                              <wps:cNvSpPr/>
                                              <wps:spPr>
                                                <a:xfrm>
                                                  <a:off x="3725664" y="5081717"/>
                                                  <a:ext cx="9596" cy="9596"/>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23" name="Forma libre: forma 23"/>
                                              <wps:cNvSpPr/>
                                              <wps:spPr>
                                                <a:xfrm>
                                                  <a:off x="2482917" y="2983623"/>
                                                  <a:ext cx="191930" cy="2102891"/>
                                                </a:xfrm>
                                                <a:custGeom>
                                                  <a:avLst/>
                                                  <a:gdLst/>
                                                  <a:rect l="l" t="t" r="r" b="b"/>
                                                  <a:pathLst>
                                                    <a:path fill="norm" h="120000" w="120000" stroke="1">
                                                      <a:moveTo>
                                                        <a:pt x="0" y="0"/>
                                                      </a:moveTo>
                                                      <a:lnTo>
                                                        <a:pt x="60000" y="0"/>
                                                      </a:lnTo>
                                                      <a:lnTo>
                                                        <a:pt x="60000" y="120000"/>
                                                      </a:lnTo>
                                                      <a:lnTo>
                                                        <a:pt x="120000" y="120000"/>
                                                      </a:lnTo>
                                                    </a:path>
                                                  </a:pathLst>
                                                </a:custGeom>
                                                <a:noFill/>
                                                <a:ln w="25400">
                                                  <a:solidFill>
                                                    <a:srgbClr val="3B6495"/>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24" name="Rectángulo 24"/>
                                              <wps:cNvSpPr/>
                                              <wps:spPr>
                                                <a:xfrm>
                                                  <a:off x="2526092" y="3982278"/>
                                                  <a:ext cx="105581" cy="10558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25" name="Forma libre: forma 25"/>
                                              <wps:cNvSpPr/>
                                              <wps:spPr>
                                                <a:xfrm>
                                                  <a:off x="3634498" y="3989354"/>
                                                  <a:ext cx="191930" cy="54858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26" name="Rectángulo 26"/>
                                              <wps:cNvSpPr/>
                                              <wps:spPr>
                                                <a:xfrm>
                                                  <a:off x="3715933" y="4249115"/>
                                                  <a:ext cx="29059" cy="29059"/>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27" name="Forma libre: forma 27"/>
                                              <wps:cNvSpPr/>
                                              <wps:spPr>
                                                <a:xfrm>
                                                  <a:off x="3634498" y="3989354"/>
                                                  <a:ext cx="191930" cy="18286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28" name="Rectángulo 28"/>
                                              <wps:cNvSpPr/>
                                              <wps:spPr>
                                                <a:xfrm>
                                                  <a:off x="3723835" y="4074157"/>
                                                  <a:ext cx="13254" cy="13254"/>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29" name="Forma libre: forma 29"/>
                                              <wps:cNvSpPr/>
                                              <wps:spPr>
                                                <a:xfrm>
                                                  <a:off x="3634498" y="3806494"/>
                                                  <a:ext cx="191930" cy="18286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30" name="Rectángulo 30"/>
                                              <wps:cNvSpPr/>
                                              <wps:spPr>
                                                <a:xfrm>
                                                  <a:off x="3723835" y="3891297"/>
                                                  <a:ext cx="13254" cy="13254"/>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31" name="Forma libre: forma 31"/>
                                              <wps:cNvSpPr/>
                                              <wps:spPr>
                                                <a:xfrm>
                                                  <a:off x="3634498" y="3440774"/>
                                                  <a:ext cx="191930" cy="54858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32" name="Rectángulo 32"/>
                                              <wps:cNvSpPr/>
                                              <wps:spPr>
                                                <a:xfrm>
                                                  <a:off x="3715933" y="3700534"/>
                                                  <a:ext cx="29059" cy="29059"/>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33" name="Forma libre: forma 33"/>
                                              <wps:cNvSpPr/>
                                              <wps:spPr>
                                                <a:xfrm>
                                                  <a:off x="2482917" y="2983623"/>
                                                  <a:ext cx="191930" cy="100573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3B6495"/>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34" name="Rectángulo 34"/>
                                              <wps:cNvSpPr/>
                                              <wps:spPr>
                                                <a:xfrm>
                                                  <a:off x="2553285" y="3460892"/>
                                                  <a:ext cx="51194" cy="51194"/>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35" name="Forma libre: forma 35"/>
                                              <wps:cNvSpPr/>
                                              <wps:spPr>
                                                <a:xfrm>
                                                  <a:off x="3634498" y="2343613"/>
                                                  <a:ext cx="191930" cy="73144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36" name="Rectángulo 36"/>
                                              <wps:cNvSpPr/>
                                              <wps:spPr>
                                                <a:xfrm>
                                                  <a:off x="3711557" y="2690428"/>
                                                  <a:ext cx="37810" cy="37810"/>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37" name="Forma libre: forma 37"/>
                                              <wps:cNvSpPr/>
                                              <wps:spPr>
                                                <a:xfrm>
                                                  <a:off x="3634498" y="2343613"/>
                                                  <a:ext cx="191930" cy="36572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38" name="Rectángulo 38"/>
                                              <wps:cNvSpPr/>
                                              <wps:spPr>
                                                <a:xfrm>
                                                  <a:off x="3720137" y="2516147"/>
                                                  <a:ext cx="20651" cy="2065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39" name="Forma libre: forma 39"/>
                                              <wps:cNvSpPr/>
                                              <wps:spPr>
                                                <a:xfrm>
                                                  <a:off x="3634498" y="2297893"/>
                                                  <a:ext cx="191930" cy="91440"/>
                                                </a:xfrm>
                                                <a:custGeom>
                                                  <a:avLst/>
                                                  <a:gdLst/>
                                                  <a:rect l="l" t="t" r="r" b="b"/>
                                                  <a:pathLst>
                                                    <a:path fill="norm" h="120000" w="120000" stroke="1">
                                                      <a:moveTo>
                                                        <a:pt x="0" y="60000"/>
                                                      </a:moveTo>
                                                      <a:lnTo>
                                                        <a:pt x="120000" y="6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0" name="Rectángulo 40"/>
                                              <wps:cNvSpPr/>
                                              <wps:spPr>
                                                <a:xfrm>
                                                  <a:off x="3725664" y="2338814"/>
                                                  <a:ext cx="9596" cy="9596"/>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1" name="Forma libre: forma 41"/>
                                              <wps:cNvSpPr/>
                                              <wps:spPr>
                                                <a:xfrm>
                                                  <a:off x="3634498" y="1977892"/>
                                                  <a:ext cx="191930" cy="36572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2" name="Rectángulo 42"/>
                                              <wps:cNvSpPr/>
                                              <wps:spPr>
                                                <a:xfrm>
                                                  <a:off x="3720137" y="2150427"/>
                                                  <a:ext cx="20651" cy="2065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3" name="Forma libre: forma 43"/>
                                              <wps:cNvSpPr/>
                                              <wps:spPr>
                                                <a:xfrm>
                                                  <a:off x="3634498" y="1612172"/>
                                                  <a:ext cx="191930" cy="73144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4" name="Rectángulo 44"/>
                                              <wps:cNvSpPr/>
                                              <wps:spPr>
                                                <a:xfrm>
                                                  <a:off x="3711557" y="1958987"/>
                                                  <a:ext cx="37810" cy="37810"/>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5" name="Forma libre: forma 45"/>
                                              <wps:cNvSpPr/>
                                              <wps:spPr>
                                                <a:xfrm>
                                                  <a:off x="2482917" y="2343613"/>
                                                  <a:ext cx="191930" cy="64001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3B6495"/>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6" name="Rectángulo 46"/>
                                              <wps:cNvSpPr/>
                                              <wps:spPr>
                                                <a:xfrm>
                                                  <a:off x="2562178" y="2646914"/>
                                                  <a:ext cx="33408" cy="33408"/>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7" name="Forma libre: forma 47"/>
                                              <wps:cNvSpPr/>
                                              <wps:spPr>
                                                <a:xfrm>
                                                  <a:off x="4786078" y="1246452"/>
                                                  <a:ext cx="191930" cy="1097161"/>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8" name="Rectángulo 48"/>
                                              <wps:cNvSpPr/>
                                              <wps:spPr>
                                                <a:xfrm>
                                                  <a:off x="4854197" y="1767187"/>
                                                  <a:ext cx="55691" cy="5569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9" name="Forma libre: forma 49"/>
                                              <wps:cNvSpPr/>
                                              <wps:spPr>
                                                <a:xfrm>
                                                  <a:off x="4786078" y="1246452"/>
                                                  <a:ext cx="191930" cy="73144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0" name="Rectángulo 50"/>
                                              <wps:cNvSpPr/>
                                              <wps:spPr>
                                                <a:xfrm>
                                                  <a:off x="4863138" y="1593267"/>
                                                  <a:ext cx="37810" cy="37810"/>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51" name="Forma libre: forma 51"/>
                                              <wps:cNvSpPr/>
                                              <wps:spPr>
                                                <a:xfrm>
                                                  <a:off x="4786078" y="1246452"/>
                                                  <a:ext cx="191930" cy="36572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2" name="Rectángulo 52"/>
                                              <wps:cNvSpPr/>
                                              <wps:spPr>
                                                <a:xfrm>
                                                  <a:off x="4871717" y="1418986"/>
                                                  <a:ext cx="20651" cy="2065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53" name="Forma libre: forma 53"/>
                                              <wps:cNvSpPr/>
                                              <wps:spPr>
                                                <a:xfrm>
                                                  <a:off x="4786078" y="1200732"/>
                                                  <a:ext cx="191930" cy="91440"/>
                                                </a:xfrm>
                                                <a:custGeom>
                                                  <a:avLst/>
                                                  <a:gdLst/>
                                                  <a:rect l="l" t="t" r="r" b="b"/>
                                                  <a:pathLst>
                                                    <a:path fill="norm" h="120000" w="120000" stroke="1">
                                                      <a:moveTo>
                                                        <a:pt x="0" y="60000"/>
                                                      </a:moveTo>
                                                      <a:lnTo>
                                                        <a:pt x="120000" y="6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4" name="Rectángulo 54"/>
                                              <wps:cNvSpPr/>
                                              <wps:spPr>
                                                <a:xfrm>
                                                  <a:off x="4877244" y="1241653"/>
                                                  <a:ext cx="9596" cy="9596"/>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55" name="Forma libre: forma 55"/>
                                              <wps:cNvSpPr/>
                                              <wps:spPr>
                                                <a:xfrm>
                                                  <a:off x="4786078" y="880731"/>
                                                  <a:ext cx="191930" cy="36572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6" name="Rectángulo 56"/>
                                              <wps:cNvSpPr/>
                                              <wps:spPr>
                                                <a:xfrm>
                                                  <a:off x="4871717" y="1053266"/>
                                                  <a:ext cx="20651" cy="2065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57" name="Forma libre: forma 57"/>
                                              <wps:cNvSpPr/>
                                              <wps:spPr>
                                                <a:xfrm>
                                                  <a:off x="4786078" y="515011"/>
                                                  <a:ext cx="191930" cy="73144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8" name="Rectángulo 58"/>
                                              <wps:cNvSpPr/>
                                              <wps:spPr>
                                                <a:xfrm>
                                                  <a:off x="4863138" y="861826"/>
                                                  <a:ext cx="37810" cy="37810"/>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59" name="Forma libre: forma 59"/>
                                              <wps:cNvSpPr/>
                                              <wps:spPr>
                                                <a:xfrm>
                                                  <a:off x="4786078" y="149291"/>
                                                  <a:ext cx="191930" cy="1097161"/>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60" name="Rectángulo 60"/>
                                              <wps:cNvSpPr/>
                                              <wps:spPr>
                                                <a:xfrm>
                                                  <a:off x="4854197" y="670026"/>
                                                  <a:ext cx="55691" cy="5569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61" name="Forma libre: forma 61"/>
                                              <wps:cNvSpPr/>
                                              <wps:spPr>
                                                <a:xfrm>
                                                  <a:off x="3634498" y="880731"/>
                                                  <a:ext cx="191930" cy="365720"/>
                                                </a:xfrm>
                                                <a:custGeom>
                                                  <a:avLst/>
                                                  <a:gdLst/>
                                                  <a:rect l="l" t="t" r="r" b="b"/>
                                                  <a:pathLst>
                                                    <a:path fill="norm" h="120000" w="120000" stroke="1">
                                                      <a:moveTo>
                                                        <a:pt x="0" y="0"/>
                                                      </a:moveTo>
                                                      <a:lnTo>
                                                        <a:pt x="60000" y="0"/>
                                                      </a:lnTo>
                                                      <a:lnTo>
                                                        <a:pt x="60000" y="120000"/>
                                                      </a:lnTo>
                                                      <a:lnTo>
                                                        <a:pt x="120000" y="12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62" name="Rectángulo 62"/>
                                              <wps:cNvSpPr/>
                                              <wps:spPr>
                                                <a:xfrm>
                                                  <a:off x="3720137" y="1053266"/>
                                                  <a:ext cx="20651" cy="2065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63" name="Forma libre: forma 63"/>
                                              <wps:cNvSpPr/>
                                              <wps:spPr>
                                                <a:xfrm>
                                                  <a:off x="3634498" y="835011"/>
                                                  <a:ext cx="191930" cy="91440"/>
                                                </a:xfrm>
                                                <a:custGeom>
                                                  <a:avLst/>
                                                  <a:gdLst/>
                                                  <a:rect l="l" t="t" r="r" b="b"/>
                                                  <a:pathLst>
                                                    <a:path fill="norm" h="120000" w="120000" stroke="1">
                                                      <a:moveTo>
                                                        <a:pt x="0" y="60000"/>
                                                      </a:moveTo>
                                                      <a:lnTo>
                                                        <a:pt x="120000" y="6000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48" name="Rectángulo 448"/>
                                              <wps:cNvSpPr/>
                                              <wps:spPr>
                                                <a:xfrm>
                                                  <a:off x="3725664" y="875933"/>
                                                  <a:ext cx="9596" cy="9596"/>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49" name="Forma libre: forma 449"/>
                                              <wps:cNvSpPr/>
                                              <wps:spPr>
                                                <a:xfrm>
                                                  <a:off x="3634498" y="515011"/>
                                                  <a:ext cx="191930" cy="365720"/>
                                                </a:xfrm>
                                                <a:custGeom>
                                                  <a:avLst/>
                                                  <a:gdLst/>
                                                  <a:rect l="l" t="t" r="r" b="b"/>
                                                  <a:pathLst>
                                                    <a:path fill="norm" h="120000" w="120000" stroke="1">
                                                      <a:moveTo>
                                                        <a:pt x="0" y="120000"/>
                                                      </a:moveTo>
                                                      <a:lnTo>
                                                        <a:pt x="60000" y="120000"/>
                                                      </a:lnTo>
                                                      <a:lnTo>
                                                        <a:pt x="60000" y="0"/>
                                                      </a:lnTo>
                                                      <a:lnTo>
                                                        <a:pt x="120000" y="0"/>
                                                      </a:lnTo>
                                                    </a:path>
                                                  </a:pathLst>
                                                </a:custGeom>
                                                <a:noFill/>
                                                <a:ln w="25400">
                                                  <a:solidFill>
                                                    <a:srgbClr val="4674AA"/>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62" name="Rectángulo 462"/>
                                              <wps:cNvSpPr/>
                                              <wps:spPr>
                                                <a:xfrm>
                                                  <a:off x="3720137" y="687546"/>
                                                  <a:ext cx="20651" cy="2065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64" name="Forma libre: forma 464"/>
                                              <wps:cNvSpPr/>
                                              <wps:spPr>
                                                <a:xfrm>
                                                  <a:off x="2482917" y="880731"/>
                                                  <a:ext cx="191930" cy="2102891"/>
                                                </a:xfrm>
                                                <a:custGeom>
                                                  <a:avLst/>
                                                  <a:gdLst/>
                                                  <a:rect l="l" t="t" r="r" b="b"/>
                                                  <a:pathLst>
                                                    <a:path fill="norm" h="120000" w="120000" stroke="1">
                                                      <a:moveTo>
                                                        <a:pt x="0" y="120000"/>
                                                      </a:moveTo>
                                                      <a:lnTo>
                                                        <a:pt x="60000" y="120000"/>
                                                      </a:lnTo>
                                                      <a:lnTo>
                                                        <a:pt x="60000" y="0"/>
                                                      </a:lnTo>
                                                      <a:lnTo>
                                                        <a:pt x="120000" y="0"/>
                                                      </a:lnTo>
                                                    </a:path>
                                                  </a:pathLst>
                                                </a:custGeom>
                                                <a:noFill/>
                                                <a:ln w="25400">
                                                  <a:solidFill>
                                                    <a:srgbClr val="3B6495"/>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66" name="Rectángulo 466"/>
                                              <wps:cNvSpPr/>
                                              <wps:spPr>
                                                <a:xfrm>
                                                  <a:off x="2526092" y="1879386"/>
                                                  <a:ext cx="105581" cy="105581"/>
                                                </a:xfrm>
                                                <a:prstGeom prst="rect">
                                                  <a:avLst/>
                                                </a:prstGeom>
                                                <a:noFill/>
                                                <a:ln>
                                                  <a:noFill/>
                                                </a:ln>
                                              </wps:spPr>
                                              <wps:txbx>
                                                <w:txbxContent>
                                                  <w:p w:rsidR="004D6FF5">
                                                    <w:pPr>
                                                      <w:spacing w:line="215" w:lineRule="auto"/>
                                                      <w:jc w:val="center"/>
                                                    </w:pPr>
                                                  </w:p>
                                                </w:txbxContent>
                                              </wps:txbx>
                                              <wps:bodyPr spcFirstLastPara="1" wrap="square" lIns="12700" tIns="0" rIns="12700" bIns="0" anchor="ctr" anchorCtr="0"/>
                                            </wps:wsp>
                                            <wps:wsp xmlns:wps="http://schemas.microsoft.com/office/word/2010/wordprocessingShape">
                                              <wps:cNvPr id="468" name="Rectángulo 468"/>
                                              <wps:cNvSpPr/>
                                              <wps:spPr>
                                                <a:xfrm rot="16200000">
                                                  <a:off x="1566692" y="2837335"/>
                                                  <a:ext cx="1539875"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70" name="Rectángulo 470"/>
                                              <wps:cNvSpPr/>
                                              <wps:spPr>
                                                <a:xfrm rot="16200000">
                                                  <a:off x="1566692" y="2837335"/>
                                                  <a:ext cx="1539875" cy="292576"/>
                                                </a:xfrm>
                                                <a:prstGeom prst="rect">
                                                  <a:avLst/>
                                                </a:prstGeom>
                                                <a:noFill/>
                                                <a:ln>
                                                  <a:noFill/>
                                                </a:ln>
                                              </wps:spPr>
                                              <wps:txbx>
                                                <w:txbxContent>
                                                  <w:p w:rsidR="004D6FF5">
                                                    <w:pPr>
                                                      <w:spacing w:line="215" w:lineRule="auto"/>
                                                      <w:jc w:val="center"/>
                                                    </w:pPr>
                                                    <w:r>
                                                      <w:rPr>
                                                        <w:rFonts w:ascii="Cambria" w:eastAsia="Cambria" w:hAnsi="Cambria" w:cs="Cambria"/>
                                                        <w:color w:val="000000"/>
                                                        <w:sz w:val="38"/>
                                                      </w:rPr>
                                                      <w:t>Informes</w:t>
                                                    </w:r>
                                                  </w:p>
                                                </w:txbxContent>
                                              </wps:txbx>
                                              <wps:bodyPr spcFirstLastPara="1" wrap="square" lIns="12050" tIns="12050" rIns="12050" bIns="12050" anchor="ctr" anchorCtr="0"/>
                                            </wps:wsp>
                                            <wps:wsp xmlns:wps="http://schemas.microsoft.com/office/word/2010/wordprocessingShape">
                                              <wps:cNvPr id="472" name="Rectángulo 472"/>
                                              <wps:cNvSpPr/>
                                              <wps:spPr>
                                                <a:xfrm>
                                                  <a:off x="2674847" y="734443"/>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474" name="Rectángulo 474"/>
                                              <wps:cNvSpPr/>
                                              <wps:spPr>
                                                <a:xfrm>
                                                  <a:off x="2674847" y="734443"/>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Informe técnico</w:t>
                                                    </w:r>
                                                  </w:p>
                                                </w:txbxContent>
                                              </wps:txbx>
                                              <wps:bodyPr spcFirstLastPara="1" wrap="square" lIns="5075" tIns="5075" rIns="5075" bIns="5075" anchor="ctr" anchorCtr="0"/>
                                            </wps:wsp>
                                            <wps:wsp xmlns:wps="http://schemas.microsoft.com/office/word/2010/wordprocessingShape">
                                              <wps:cNvPr id="500" name="Rectángulo 500"/>
                                              <wps:cNvSpPr/>
                                              <wps:spPr>
                                                <a:xfrm>
                                                  <a:off x="3826428" y="368723"/>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01" name="Rectángulo 501"/>
                                              <wps:cNvSpPr/>
                                              <wps:spPr>
                                                <a:xfrm>
                                                  <a:off x="3826428" y="368723"/>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 xml:space="preserve">Técnicas de regata </w:t>
                                                    </w:r>
                                                  </w:p>
                                                </w:txbxContent>
                                              </wps:txbx>
                                              <wps:bodyPr spcFirstLastPara="1" wrap="square" lIns="5075" tIns="5075" rIns="5075" bIns="5075" anchor="ctr" anchorCtr="0"/>
                                            </wps:wsp>
                                            <wps:wsp xmlns:wps="http://schemas.microsoft.com/office/word/2010/wordprocessingShape">
                                              <wps:cNvPr id="533" name="Rectángulo 533"/>
                                              <wps:cNvSpPr/>
                                              <wps:spPr>
                                                <a:xfrm>
                                                  <a:off x="3826428" y="734443"/>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34" name="Rectángulo 534"/>
                                              <wps:cNvSpPr/>
                                              <wps:spPr>
                                                <a:xfrm>
                                                  <a:off x="3826428" y="734443"/>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Técnicas de alambrar</w:t>
                                                    </w:r>
                                                  </w:p>
                                                </w:txbxContent>
                                              </wps:txbx>
                                              <wps:bodyPr spcFirstLastPara="1" wrap="square" lIns="5075" tIns="5075" rIns="5075" bIns="5075" anchor="ctr" anchorCtr="0"/>
                                            </wps:wsp>
                                            <wps:wsp xmlns:wps="http://schemas.microsoft.com/office/word/2010/wordprocessingShape">
                                              <wps:cNvPr id="535" name="Rectángulo 535"/>
                                              <wps:cNvSpPr/>
                                              <wps:spPr>
                                                <a:xfrm>
                                                  <a:off x="3826428" y="1100164"/>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36" name="Rectángulo 536"/>
                                              <wps:cNvSpPr/>
                                              <wps:spPr>
                                                <a:xfrm>
                                                  <a:off x="3826428" y="1100164"/>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Elementos</w:t>
                                                    </w:r>
                                                  </w:p>
                                                </w:txbxContent>
                                              </wps:txbx>
                                              <wps:bodyPr spcFirstLastPara="1" wrap="square" lIns="5075" tIns="5075" rIns="5075" bIns="5075" anchor="ctr" anchorCtr="0"/>
                                            </wps:wsp>
                                            <wps:wsp xmlns:wps="http://schemas.microsoft.com/office/word/2010/wordprocessingShape">
                                              <wps:cNvPr id="537" name="Rectángulo 537"/>
                                              <wps:cNvSpPr/>
                                              <wps:spPr>
                                                <a:xfrm>
                                                  <a:off x="4978008" y="3003"/>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38" name="Rectángulo 538"/>
                                              <wps:cNvSpPr/>
                                              <wps:spPr>
                                                <a:xfrm>
                                                  <a:off x="4978008" y="3003"/>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 xml:space="preserve">Descripción de la instalación </w:t>
                                                    </w:r>
                                                  </w:p>
                                                </w:txbxContent>
                                              </wps:txbx>
                                              <wps:bodyPr spcFirstLastPara="1" wrap="square" lIns="5075" tIns="5075" rIns="5075" bIns="5075" anchor="ctr" anchorCtr="0"/>
                                            </wps:wsp>
                                            <wps:wsp xmlns:wps="http://schemas.microsoft.com/office/word/2010/wordprocessingShape">
                                              <wps:cNvPr id="539" name="Rectángulo 539"/>
                                              <wps:cNvSpPr/>
                                              <wps:spPr>
                                                <a:xfrm>
                                                  <a:off x="4978008" y="368723"/>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40" name="Rectángulo 540"/>
                                              <wps:cNvSpPr/>
                                              <wps:spPr>
                                                <a:xfrm>
                                                  <a:off x="4978008" y="368723"/>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Alcance</w:t>
                                                    </w:r>
                                                  </w:p>
                                                </w:txbxContent>
                                              </wps:txbx>
                                              <wps:bodyPr spcFirstLastPara="1" wrap="square" lIns="5075" tIns="5075" rIns="5075" bIns="5075" anchor="ctr" anchorCtr="0"/>
                                            </wps:wsp>
                                            <wps:wsp xmlns:wps="http://schemas.microsoft.com/office/word/2010/wordprocessingShape">
                                              <wps:cNvPr id="541" name="Rectángulo 541"/>
                                              <wps:cNvSpPr/>
                                              <wps:spPr>
                                                <a:xfrm>
                                                  <a:off x="4978008" y="734443"/>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42" name="Rectángulo 542"/>
                                              <wps:cNvSpPr/>
                                              <wps:spPr>
                                                <a:xfrm>
                                                  <a:off x="4978008" y="734443"/>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Objetivos</w:t>
                                                    </w:r>
                                                  </w:p>
                                                </w:txbxContent>
                                              </wps:txbx>
                                              <wps:bodyPr spcFirstLastPara="1" wrap="square" lIns="5075" tIns="5075" rIns="5075" bIns="5075" anchor="ctr" anchorCtr="0"/>
                                            </wps:wsp>
                                            <wps:wsp xmlns:wps="http://schemas.microsoft.com/office/word/2010/wordprocessingShape">
                                              <wps:cNvPr id="543" name="Rectángulo 543"/>
                                              <wps:cNvSpPr/>
                                              <wps:spPr>
                                                <a:xfrm>
                                                  <a:off x="4978008" y="1100164"/>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44" name="Rectángulo 544"/>
                                              <wps:cNvSpPr/>
                                              <wps:spPr>
                                                <a:xfrm>
                                                  <a:off x="4978008" y="1100164"/>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Normas de referencia</w:t>
                                                    </w:r>
                                                  </w:p>
                                                </w:txbxContent>
                                              </wps:txbx>
                                              <wps:bodyPr spcFirstLastPara="1" wrap="square" lIns="5075" tIns="5075" rIns="5075" bIns="5075" anchor="ctr" anchorCtr="0"/>
                                            </wps:wsp>
                                            <wps:wsp xmlns:wps="http://schemas.microsoft.com/office/word/2010/wordprocessingShape">
                                              <wps:cNvPr id="545" name="Rectángulo 545"/>
                                              <wps:cNvSpPr/>
                                              <wps:spPr>
                                                <a:xfrm>
                                                  <a:off x="4978008" y="1465884"/>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46" name="Rectángulo 546"/>
                                              <wps:cNvSpPr/>
                                              <wps:spPr>
                                                <a:xfrm>
                                                  <a:off x="4978008" y="1465884"/>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Criterios de revisión</w:t>
                                                    </w:r>
                                                  </w:p>
                                                </w:txbxContent>
                                              </wps:txbx>
                                              <wps:bodyPr spcFirstLastPara="1" wrap="square" lIns="5075" tIns="5075" rIns="5075" bIns="5075" anchor="ctr" anchorCtr="0"/>
                                            </wps:wsp>
                                            <wps:wsp xmlns:wps="http://schemas.microsoft.com/office/word/2010/wordprocessingShape">
                                              <wps:cNvPr id="547" name="Rectángulo 547"/>
                                              <wps:cNvSpPr/>
                                              <wps:spPr>
                                                <a:xfrm>
                                                  <a:off x="4978008" y="1831604"/>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48" name="Rectángulo 548"/>
                                              <wps:cNvSpPr/>
                                              <wps:spPr>
                                                <a:xfrm>
                                                  <a:off x="4978008" y="1831604"/>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 xml:space="preserve">Descripción de instalación </w:t>
                                                    </w:r>
                                                  </w:p>
                                                </w:txbxContent>
                                              </wps:txbx>
                                              <wps:bodyPr spcFirstLastPara="1" wrap="square" lIns="5075" tIns="5075" rIns="5075" bIns="5075" anchor="ctr" anchorCtr="0"/>
                                            </wps:wsp>
                                            <wps:wsp xmlns:wps="http://schemas.microsoft.com/office/word/2010/wordprocessingShape">
                                              <wps:cNvPr id="549" name="Rectángulo 549"/>
                                              <wps:cNvSpPr/>
                                              <wps:spPr>
                                                <a:xfrm>
                                                  <a:off x="4978008" y="2197325"/>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50" name="Rectángulo 550"/>
                                              <wps:cNvSpPr/>
                                              <wps:spPr>
                                                <a:xfrm>
                                                  <a:off x="4978008" y="2197325"/>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Medidas realizadas</w:t>
                                                    </w:r>
                                                  </w:p>
                                                </w:txbxContent>
                                              </wps:txbx>
                                              <wps:bodyPr spcFirstLastPara="1" wrap="square" lIns="5075" tIns="5075" rIns="5075" bIns="5075" anchor="ctr" anchorCtr="0"/>
                                            </wps:wsp>
                                            <wps:wsp xmlns:wps="http://schemas.microsoft.com/office/word/2010/wordprocessingShape">
                                              <wps:cNvPr id="551" name="Rectángulo 551"/>
                                              <wps:cNvSpPr/>
                                              <wps:spPr>
                                                <a:xfrm>
                                                  <a:off x="2674847" y="2197325"/>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52" name="Rectángulo 552"/>
                                              <wps:cNvSpPr/>
                                              <wps:spPr>
                                                <a:xfrm>
                                                  <a:off x="2674847" y="2197325"/>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Informe de instalación</w:t>
                                                    </w:r>
                                                  </w:p>
                                                </w:txbxContent>
                                              </wps:txbx>
                                              <wps:bodyPr spcFirstLastPara="1" wrap="square" lIns="5075" tIns="5075" rIns="5075" bIns="5075" anchor="ctr" anchorCtr="0"/>
                                            </wps:wsp>
                                            <wps:wsp xmlns:wps="http://schemas.microsoft.com/office/word/2010/wordprocessingShape">
                                              <wps:cNvPr id="553" name="Rectángulo 553"/>
                                              <wps:cNvSpPr/>
                                              <wps:spPr>
                                                <a:xfrm>
                                                  <a:off x="3826428" y="1465884"/>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54" name="Rectángulo 554"/>
                                              <wps:cNvSpPr/>
                                              <wps:spPr>
                                                <a:xfrm>
                                                  <a:off x="3826428" y="1465884"/>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Reglamentaciones</w:t>
                                                    </w:r>
                                                  </w:p>
                                                </w:txbxContent>
                                              </wps:txbx>
                                              <wps:bodyPr spcFirstLastPara="1" wrap="square" lIns="5075" tIns="5075" rIns="5075" bIns="5075" anchor="ctr" anchorCtr="0"/>
                                            </wps:wsp>
                                            <wps:wsp xmlns:wps="http://schemas.microsoft.com/office/word/2010/wordprocessingShape">
                                              <wps:cNvPr id="555" name="Rectángulo 555"/>
                                              <wps:cNvSpPr/>
                                              <wps:spPr>
                                                <a:xfrm>
                                                  <a:off x="3826428" y="1831604"/>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56" name="Rectángulo 556"/>
                                              <wps:cNvSpPr/>
                                              <wps:spPr>
                                                <a:xfrm>
                                                  <a:off x="3826428" y="1831604"/>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Instalaciones eléctricas</w:t>
                                                    </w:r>
                                                  </w:p>
                                                </w:txbxContent>
                                              </wps:txbx>
                                              <wps:bodyPr spcFirstLastPara="1" wrap="square" lIns="5075" tIns="5075" rIns="5075" bIns="5075" anchor="ctr" anchorCtr="0"/>
                                            </wps:wsp>
                                            <wps:wsp xmlns:wps="http://schemas.microsoft.com/office/word/2010/wordprocessingShape">
                                              <wps:cNvPr id="557" name="Rectángulo 557"/>
                                              <wps:cNvSpPr/>
                                              <wps:spPr>
                                                <a:xfrm>
                                                  <a:off x="3826428" y="2197325"/>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58" name="Rectángulo 558"/>
                                              <wps:cNvSpPr/>
                                              <wps:spPr>
                                                <a:xfrm>
                                                  <a:off x="3826428" y="2197325"/>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Señalización de seguridad</w:t>
                                                    </w:r>
                                                  </w:p>
                                                </w:txbxContent>
                                              </wps:txbx>
                                              <wps:bodyPr spcFirstLastPara="1" wrap="square" lIns="5075" tIns="5075" rIns="5075" bIns="5075" anchor="ctr" anchorCtr="0"/>
                                            </wps:wsp>
                                            <wps:wsp xmlns:wps="http://schemas.microsoft.com/office/word/2010/wordprocessingShape">
                                              <wps:cNvPr id="559" name="Rectángulo 559"/>
                                              <wps:cNvSpPr/>
                                              <wps:spPr>
                                                <a:xfrm>
                                                  <a:off x="3826428" y="2563045"/>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60" name="Rectángulo 560"/>
                                              <wps:cNvSpPr/>
                                              <wps:spPr>
                                                <a:xfrm>
                                                  <a:off x="3826428" y="2563045"/>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Riesgos eléctricos</w:t>
                                                    </w:r>
                                                  </w:p>
                                                </w:txbxContent>
                                              </wps:txbx>
                                              <wps:bodyPr spcFirstLastPara="1" wrap="square" lIns="5075" tIns="5075" rIns="5075" bIns="5075" anchor="ctr" anchorCtr="0"/>
                                            </wps:wsp>
                                            <wps:wsp xmlns:wps="http://schemas.microsoft.com/office/word/2010/wordprocessingShape">
                                              <wps:cNvPr id="561" name="Rectángulo 561"/>
                                              <wps:cNvSpPr/>
                                              <wps:spPr>
                                                <a:xfrm>
                                                  <a:off x="3826428" y="2928765"/>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62" name="Rectángulo 562"/>
                                              <wps:cNvSpPr/>
                                              <wps:spPr>
                                                <a:xfrm>
                                                  <a:off x="3826428" y="2928765"/>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Validación de planos eléctricos</w:t>
                                                    </w:r>
                                                  </w:p>
                                                </w:txbxContent>
                                              </wps:txbx>
                                              <wps:bodyPr spcFirstLastPara="1" wrap="square" lIns="5075" tIns="5075" rIns="5075" bIns="5075" anchor="ctr" anchorCtr="0"/>
                                            </wps:wsp>
                                            <wps:wsp xmlns:wps="http://schemas.microsoft.com/office/word/2010/wordprocessingShape">
                                              <wps:cNvPr id="563" name="Rectángulo 563"/>
                                              <wps:cNvSpPr/>
                                              <wps:spPr>
                                                <a:xfrm>
                                                  <a:off x="2674847" y="3843066"/>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64" name="Rectángulo 564"/>
                                              <wps:cNvSpPr/>
                                              <wps:spPr>
                                                <a:xfrm>
                                                  <a:off x="2674847" y="3843066"/>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Instalación cableado</w:t>
                                                    </w:r>
                                                    <w:r>
                                                      <w:rPr>
                                                        <w:rFonts w:ascii="Cambria" w:eastAsia="Cambria" w:hAnsi="Cambria" w:cs="Cambria"/>
                                                        <w:color w:val="000000"/>
                                                        <w:sz w:val="16"/>
                                                      </w:rPr>
                                                      <w:t xml:space="preserve"> estructurado</w:t>
                                                    </w:r>
                                                  </w:p>
                                                </w:txbxContent>
                                              </wps:txbx>
                                              <wps:bodyPr spcFirstLastPara="1" wrap="square" lIns="5075" tIns="5075" rIns="5075" bIns="5075" anchor="ctr" anchorCtr="0"/>
                                            </wps:wsp>
                                            <wps:wsp xmlns:wps="http://schemas.microsoft.com/office/word/2010/wordprocessingShape">
                                              <wps:cNvPr id="565" name="Rectángulo 565"/>
                                              <wps:cNvSpPr/>
                                              <wps:spPr>
                                                <a:xfrm>
                                                  <a:off x="3826428" y="3294486"/>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66" name="Rectángulo 566"/>
                                              <wps:cNvSpPr/>
                                              <wps:spPr>
                                                <a:xfrm>
                                                  <a:off x="3826428" y="3294486"/>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Cableado horizontal/vertical</w:t>
                                                    </w:r>
                                                  </w:p>
                                                </w:txbxContent>
                                              </wps:txbx>
                                              <wps:bodyPr spcFirstLastPara="1" wrap="square" lIns="5075" tIns="5075" rIns="5075" bIns="5075" anchor="ctr" anchorCtr="0"/>
                                            </wps:wsp>
                                            <wps:wsp xmlns:wps="http://schemas.microsoft.com/office/word/2010/wordprocessingShape">
                                              <wps:cNvPr id="567" name="Rectángulo 567"/>
                                              <wps:cNvSpPr/>
                                              <wps:spPr>
                                                <a:xfrm>
                                                  <a:off x="3826428" y="3660206"/>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68" name="Rectángulo 568"/>
                                              <wps:cNvSpPr/>
                                              <wps:spPr>
                                                <a:xfrm>
                                                  <a:off x="3826428" y="3660206"/>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Cuarto de telecomunicaciones</w:t>
                                                    </w:r>
                                                  </w:p>
                                                </w:txbxContent>
                                              </wps:txbx>
                                              <wps:bodyPr spcFirstLastPara="1" wrap="square" lIns="5075" tIns="5075" rIns="5075" bIns="5075" anchor="ctr" anchorCtr="0"/>
                                            </wps:wsp>
                                            <wps:wsp xmlns:wps="http://schemas.microsoft.com/office/word/2010/wordprocessingShape">
                                              <wps:cNvPr id="569" name="Rectángulo 569"/>
                                              <wps:cNvSpPr/>
                                              <wps:spPr>
                                                <a:xfrm>
                                                  <a:off x="3826428" y="4025926"/>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70" name="Rectángulo 570"/>
                                              <wps:cNvSpPr/>
                                              <wps:spPr>
                                                <a:xfrm>
                                                  <a:off x="3826428" y="4025926"/>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Electrónica de red</w:t>
                                                    </w:r>
                                                  </w:p>
                                                </w:txbxContent>
                                              </wps:txbx>
                                              <wps:bodyPr spcFirstLastPara="1" wrap="square" lIns="5075" tIns="5075" rIns="5075" bIns="5075" anchor="ctr" anchorCtr="0"/>
                                            </wps:wsp>
                                            <wps:wsp xmlns:wps="http://schemas.microsoft.com/office/word/2010/wordprocessingShape">
                                              <wps:cNvPr id="571" name="Rectángulo 571"/>
                                              <wps:cNvSpPr/>
                                              <wps:spPr>
                                                <a:xfrm>
                                                  <a:off x="3826428" y="4391647"/>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72" name="Rectángulo 572"/>
                                              <wps:cNvSpPr/>
                                              <wps:spPr>
                                                <a:xfrm>
                                                  <a:off x="3826428" y="4391647"/>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Racks</w:t>
                                                    </w:r>
                                                  </w:p>
                                                </w:txbxContent>
                                              </wps:txbx>
                                              <wps:bodyPr spcFirstLastPara="1" wrap="square" lIns="5075" tIns="5075" rIns="5075" bIns="5075" anchor="ctr" anchorCtr="0"/>
                                            </wps:wsp>
                                            <wps:wsp xmlns:wps="http://schemas.microsoft.com/office/word/2010/wordprocessingShape">
                                              <wps:cNvPr id="573" name="Rectángulo 573"/>
                                              <wps:cNvSpPr/>
                                              <wps:spPr>
                                                <a:xfrm>
                                                  <a:off x="2674847" y="4940227"/>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74" name="Rectángulo 574"/>
                                              <wps:cNvSpPr/>
                                              <wps:spPr>
                                                <a:xfrm>
                                                  <a:off x="2674847" y="4940227"/>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Cálculo propuesta y costo</w:t>
                                                    </w:r>
                                                  </w:p>
                                                </w:txbxContent>
                                              </wps:txbx>
                                              <wps:bodyPr spcFirstLastPara="1" wrap="square" lIns="5075" tIns="5075" rIns="5075" bIns="5075" anchor="ctr" anchorCtr="0"/>
                                            </wps:wsp>
                                            <wps:wsp xmlns:wps="http://schemas.microsoft.com/office/word/2010/wordprocessingShape">
                                              <wps:cNvPr id="575" name="Rectángulo 575"/>
                                              <wps:cNvSpPr/>
                                              <wps:spPr>
                                                <a:xfrm>
                                                  <a:off x="3826428" y="4940227"/>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76" name="Rectángulo 576"/>
                                              <wps:cNvSpPr/>
                                              <wps:spPr>
                                                <a:xfrm>
                                                  <a:off x="3826428" y="4940227"/>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 xml:space="preserve">Propuesta económica </w:t>
                                                    </w:r>
                                                  </w:p>
                                                </w:txbxContent>
                                              </wps:txbx>
                                              <wps:bodyPr spcFirstLastPara="1" wrap="square" lIns="5075" tIns="5075" rIns="5075" bIns="5075" anchor="ctr" anchorCtr="0"/>
                                            </wps:wsp>
                                            <wps:wsp xmlns:wps="http://schemas.microsoft.com/office/word/2010/wordprocessingShape">
                                              <wps:cNvPr id="577" name="Rectángulo 577"/>
                                              <wps:cNvSpPr/>
                                              <wps:spPr>
                                                <a:xfrm>
                                                  <a:off x="4978008" y="4757367"/>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78" name="Rectángulo 578"/>
                                              <wps:cNvSpPr/>
                                              <wps:spPr>
                                                <a:xfrm>
                                                  <a:off x="4978008" y="4757367"/>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Valor unitario</w:t>
                                                    </w:r>
                                                  </w:p>
                                                </w:txbxContent>
                                              </wps:txbx>
                                              <wps:bodyPr spcFirstLastPara="1" wrap="square" lIns="5075" tIns="5075" rIns="5075" bIns="5075" anchor="ctr" anchorCtr="0"/>
                                            </wps:wsp>
                                            <wps:wsp xmlns:wps="http://schemas.microsoft.com/office/word/2010/wordprocessingShape">
                                              <wps:cNvPr id="579" name="Rectángulo 579"/>
                                              <wps:cNvSpPr/>
                                              <wps:spPr>
                                                <a:xfrm>
                                                  <a:off x="4978008" y="5123087"/>
                                                  <a:ext cx="959650" cy="292576"/>
                                                </a:xfrm>
                                                <a:prstGeom prst="rect">
                                                  <a:avLst/>
                                                </a:prstGeom>
                                                <a:solidFill>
                                                  <a:schemeClr val="accent1"/>
                                                </a:solidFill>
                                                <a:ln w="25400">
                                                  <a:solidFill>
                                                    <a:schemeClr val="lt1"/>
                                                  </a:solidFill>
                                                  <a:round/>
                                                  <a:headEnd w="sm" len="sm"/>
                                                  <a:tailEnd w="sm" len="sm"/>
                                                </a:ln>
                                              </wps:spPr>
                                              <wps:txbx>
                                                <w:txbxContent>
                                                  <w:p w:rsidR="004D6FF5">
                                                    <w:pPr>
                                                      <w:spacing w:line="240" w:lineRule="auto"/>
                                                    </w:pPr>
                                                  </w:p>
                                                </w:txbxContent>
                                              </wps:txbx>
                                              <wps:bodyPr spcFirstLastPara="1" wrap="square" lIns="91425" tIns="91425" rIns="91425" bIns="91425" anchor="ctr" anchorCtr="0"/>
                                            </wps:wsp>
                                            <wps:wsp xmlns:wps="http://schemas.microsoft.com/office/word/2010/wordprocessingShape">
                                              <wps:cNvPr id="580" name="Rectángulo 580"/>
                                              <wps:cNvSpPr/>
                                              <wps:spPr>
                                                <a:xfrm>
                                                  <a:off x="4978008" y="5123087"/>
                                                  <a:ext cx="959650" cy="292576"/>
                                                </a:xfrm>
                                                <a:prstGeom prst="rect">
                                                  <a:avLst/>
                                                </a:prstGeom>
                                                <a:noFill/>
                                                <a:ln>
                                                  <a:noFill/>
                                                </a:ln>
                                              </wps:spPr>
                                              <wps:txbx>
                                                <w:txbxContent>
                                                  <w:p w:rsidR="004D6FF5">
                                                    <w:pPr>
                                                      <w:spacing w:line="215" w:lineRule="auto"/>
                                                      <w:jc w:val="center"/>
                                                    </w:pPr>
                                                    <w:r>
                                                      <w:rPr>
                                                        <w:rFonts w:ascii="Cambria" w:eastAsia="Cambria" w:hAnsi="Cambria" w:cs="Cambria"/>
                                                        <w:color w:val="000000"/>
                                                        <w:sz w:val="16"/>
                                                      </w:rPr>
                                                      <w:t>Valor total</w:t>
                                                    </w:r>
                                                  </w:p>
                                                </w:txbxContent>
                                              </wps:txbx>
                                              <wps:bodyPr spcFirstLastPara="1" wrap="square" lIns="5075" tIns="5075" rIns="5075" bIns="5075" anchor="ctr" anchorCtr="0"/>
                                            </wps:wsp>
                                          </wpg:grpSp>
                                        </wpg:grpSp>
                                      </wpg:grpSp>
                                    </wpg:grpSp>
                                  </wpg:grpSp>
                                </wpg:grpSp>
                              </wpg:grpSp>
                            </wpg:grpSp>
                          </wpg:wgp>
                        </a:graphicData>
                      </a:graphic>
                    </wp:inline>
                  </w:drawing>
                </mc:Choice>
                <mc:Fallback>
                  <w:pict>
                    <v:group id="Grupo 450" o:spid="_x0000_i1025" style="height:460.15pt;mso-position-horizontal-relative:char;mso-position-vertical-relative:line;width:569.25pt" coordorigin="17312,8582" coordsize="72295,58436">
                      <v:group id="Grupo 1" o:spid="_x0000_s1026" style="height:58435;left:17312;position:absolute;top:8582;width:72295" coordorigin="17312,8582" coordsize="72295,58436">
                        <v:rect id="Rectángulo 2" o:spid="_x0000_s1027" style="height:58436;left:17312;mso-wrap-style:square;position:absolute;top:8582;v-text-anchor:middle;visibility:visible;width:72295" filled="f" stroked="f">
                          <v:textbox inset="7.2pt,7.2pt,7.2pt,7.2pt">
                            <w:txbxContent>
                              <w:p w:rsidR="004D6FF5">
                                <w:pPr>
                                  <w:spacing w:line="240" w:lineRule="auto"/>
                                </w:pPr>
                              </w:p>
                            </w:txbxContent>
                          </v:textbox>
                        </v:rect>
                        <v:group id="Grupo 3" o:spid="_x0000_s1028" style="height:58435;left:17312;position:absolute;top:8582;width:72295" coordorigin="17312,8582" coordsize="72295,58436">
                          <v:rect id="Rectángulo 4" o:spid="_x0000_s1029" style="height:58436;left:17312;mso-wrap-style:square;position:absolute;top:8582;v-text-anchor:middle;visibility:visible;width:72295" filled="f" stroked="f">
                            <v:textbox inset="7.2pt,7.2pt,7.2pt,7.2pt">
                              <w:txbxContent>
                                <w:p w:rsidR="004D6FF5">
                                  <w:pPr>
                                    <w:spacing w:line="240" w:lineRule="auto"/>
                                  </w:pPr>
                                </w:p>
                              </w:txbxContent>
                            </v:textbox>
                          </v:rect>
                          <v:group id="Grupo 5" o:spid="_x0000_s1030" style="height:58435;left:17312;position:absolute;top:8582;width:72295" coordorigin="17312,8582" coordsize="72295,58436">
                            <v:rect id="Rectángulo 6" o:spid="_x0000_s1031" style="height:58436;left:17312;mso-wrap-style:square;position:absolute;top:8582;v-text-anchor:middle;visibility:visible;width:72295" filled="f" stroked="f">
                              <v:textbox inset="7.2pt,7.2pt,7.2pt,7.2pt">
                                <w:txbxContent>
                                  <w:p w:rsidR="004D6FF5">
                                    <w:pPr>
                                      <w:spacing w:line="240" w:lineRule="auto"/>
                                    </w:pPr>
                                  </w:p>
                                </w:txbxContent>
                              </v:textbox>
                            </v:rect>
                            <v:group id="Grupo 7" o:spid="_x0000_s1032" style="height:58435;left:17312;position:absolute;top:8582;width:72295" coordorigin="17312,8582" coordsize="72295,58436">
                              <v:rect id="Rectángulo 8" o:spid="_x0000_s1033" style="height:58436;left:17312;mso-wrap-style:square;position:absolute;top:8582;v-text-anchor:middle;visibility:visible;width:72295" filled="f" stroked="f">
                                <v:textbox inset="7.2pt,7.2pt,7.2pt,7.2pt">
                                  <w:txbxContent>
                                    <w:p w:rsidR="004D6FF5">
                                      <w:pPr>
                                        <w:spacing w:line="240" w:lineRule="auto"/>
                                      </w:pPr>
                                    </w:p>
                                  </w:txbxContent>
                                </v:textbox>
                              </v:rect>
                              <v:group id="Grupo 9" o:spid="_x0000_s1034" style="height:58435;left:17312;position:absolute;top:8582;width:72295" coordorigin="17312,8582" coordsize="72295,58436">
                                <v:rect id="Rectángulo 10" o:spid="_x0000_s1035" style="height:58436;left:17312;mso-wrap-style:square;position:absolute;top:8582;v-text-anchor:middle;visibility:visible;width:72295" filled="f" stroked="f">
                                  <v:textbox inset="7.2pt,7.2pt,7.2pt,7.2pt">
                                    <w:txbxContent>
                                      <w:p w:rsidR="004D6FF5">
                                        <w:pPr>
                                          <w:spacing w:line="240" w:lineRule="auto"/>
                                        </w:pPr>
                                      </w:p>
                                    </w:txbxContent>
                                  </v:textbox>
                                </v:rect>
                                <v:group id="Grupo 11" o:spid="_x0000_s1036" style="height:58435;left:17312;position:absolute;top:8582;width:72295" coordorigin="12820,10609" coordsize="81280,54284">
                                  <v:rect id="Rectángulo 12" o:spid="_x0000_s1037" style="height:54284;left:12820;mso-wrap-style:square;position:absolute;top:10609;v-text-anchor:middle;visibility:visible;width:81280" filled="f" stroked="f">
                                    <v:textbox inset="7.2pt,7.2pt,7.2pt,7.2pt">
                                      <w:txbxContent>
                                        <w:p w:rsidR="004D6FF5">
                                          <w:pPr>
                                            <w:spacing w:line="240" w:lineRule="auto"/>
                                          </w:pPr>
                                        </w:p>
                                      </w:txbxContent>
                                    </v:textbox>
                                  </v:rect>
                                  <v:group id="Grupo 13" o:spid="_x0000_s1038" style="height:54187;left:12820;position:absolute;top:10706;width:81280" coordsize="81280,54283">
                                    <v:rect id="Rectángulo 14" o:spid="_x0000_s1039" style="height:54283;mso-wrap-style:square;position:absolute;v-text-anchor:middle;visibility:visible;width:81280" filled="f" stroked="f">
                                      <v:textbox inset="7.2pt,7.2pt,7.2pt,7.2pt">
                                        <w:txbxContent>
                                          <w:p w:rsidR="004D6FF5">
                                            <w:pPr>
                                              <w:spacing w:line="240" w:lineRule="auto"/>
                                            </w:pPr>
                                          </w:p>
                                        </w:txbxContent>
                                      </v:textbox>
                                    </v:rect>
                                    <v:group id="Grupo 15" o:spid="_x0000_s1040" style="height:54186;position:absolute;width:81280" coordsize="81280,54186">
                                      <v:rect id="Rectángulo 16" o:spid="_x0000_s1041" style="height:54186;mso-wrap-style:square;position:absolute;v-text-anchor:middle;visibility:visible;width:81280" filled="f" stroked="f">
                                        <v:textbox inset="7.2pt,7.2pt,7.2pt,7.2pt">
                                          <w:txbxContent>
                                            <w:p w:rsidR="004D6FF5">
                                              <w:pPr>
                                                <w:spacing w:line="240" w:lineRule="auto"/>
                                              </w:pPr>
                                            </w:p>
                                          </w:txbxContent>
                                        </v:textbox>
                                      </v:rect>
                                      <v:shape id="Forma libre: forma 17" o:spid="_x0000_s1042" style="height:1828;left:47860;mso-wrap-style:square;position:absolute;top:50865;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18" o:spid="_x0000_s1043" style="height:132;left:48754;mso-wrap-style:square;position:absolute;top:51713;v-text-anchor:middle;visibility:visible;width:132" filled="f" stroked="f">
                                        <v:textbox inset="1pt,0,1pt,0">
                                          <w:txbxContent>
                                            <w:p w:rsidR="004D6FF5">
                                              <w:pPr>
                                                <w:spacing w:line="215" w:lineRule="auto"/>
                                                <w:jc w:val="center"/>
                                              </w:pPr>
                                            </w:p>
                                          </w:txbxContent>
                                        </v:textbox>
                                      </v:rect>
                                      <v:shape id="Forma libre: forma 19" o:spid="_x0000_s1044" style="height:1829;left:47860;mso-wrap-style:square;position:absolute;top:49036;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20" o:spid="_x0000_s1045" style="height:133;left:48754;mso-wrap-style:square;position:absolute;top:49884;v-text-anchor:middle;visibility:visible;width:132" filled="f" stroked="f">
                                        <v:textbox inset="1pt,0,1pt,0">
                                          <w:txbxContent>
                                            <w:p w:rsidR="004D6FF5">
                                              <w:pPr>
                                                <w:spacing w:line="215" w:lineRule="auto"/>
                                                <w:jc w:val="center"/>
                                              </w:pPr>
                                            </w:p>
                                          </w:txbxContent>
                                        </v:textbox>
                                      </v:rect>
                                      <v:shape id="Forma libre: forma 21" o:spid="_x0000_s1046" style="height:915;left:36344;mso-wrap-style:square;position:absolute;top:50407;v-text-anchor:middle;visibility:visible;width:1920" coordsize="120000,120000" o:spt="100" adj="-11796480,,5400" path="m,60000l120000,6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22" o:spid="_x0000_s1047" style="height:96;left:37256;mso-wrap-style:square;position:absolute;top:50817;v-text-anchor:middle;visibility:visible;width:96" filled="f" stroked="f">
                                        <v:textbox inset="1pt,0,1pt,0">
                                          <w:txbxContent>
                                            <w:p w:rsidR="004D6FF5">
                                              <w:pPr>
                                                <w:spacing w:line="215" w:lineRule="auto"/>
                                                <w:jc w:val="center"/>
                                              </w:pPr>
                                            </w:p>
                                          </w:txbxContent>
                                        </v:textbox>
                                      </v:rect>
                                      <v:shape id="Forma libre: forma 23" o:spid="_x0000_s1048" style="height:21029;left:24829;mso-wrap-style:square;position:absolute;top:29836;v-text-anchor:middle;visibility:visible;width:1919" coordsize="120000,120000" o:spt="100" adj="-11796480,,5400" path="m,l60000,l60000,120000l120000,120000e" filled="f" strokecolor="#3b6495"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24" o:spid="_x0000_s1049" style="height:1056;left:25260;mso-wrap-style:square;position:absolute;top:39822;v-text-anchor:middle;visibility:visible;width:1056" filled="f" stroked="f">
                                        <v:textbox inset="1pt,0,1pt,0">
                                          <w:txbxContent>
                                            <w:p w:rsidR="004D6FF5">
                                              <w:pPr>
                                                <w:spacing w:line="215" w:lineRule="auto"/>
                                                <w:jc w:val="center"/>
                                              </w:pPr>
                                            </w:p>
                                          </w:txbxContent>
                                        </v:textbox>
                                      </v:rect>
                                      <v:shape id="Forma libre: forma 25" o:spid="_x0000_s1050" style="height:5486;left:36344;mso-wrap-style:square;position:absolute;top:39893;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26" o:spid="_x0000_s1051" style="height:290;left:37159;mso-wrap-style:square;position:absolute;top:42491;v-text-anchor:middle;visibility:visible;width:290" filled="f" stroked="f">
                                        <v:textbox inset="1pt,0,1pt,0">
                                          <w:txbxContent>
                                            <w:p w:rsidR="004D6FF5">
                                              <w:pPr>
                                                <w:spacing w:line="215" w:lineRule="auto"/>
                                                <w:jc w:val="center"/>
                                              </w:pPr>
                                            </w:p>
                                          </w:txbxContent>
                                        </v:textbox>
                                      </v:rect>
                                      <v:shape id="Forma libre: forma 27" o:spid="_x0000_s1052" style="height:1829;left:36344;mso-wrap-style:square;position:absolute;top:39893;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28" o:spid="_x0000_s1053" style="height:133;left:37238;mso-wrap-style:square;position:absolute;top:40741;v-text-anchor:middle;visibility:visible;width:132" filled="f" stroked="f">
                                        <v:textbox inset="1pt,0,1pt,0">
                                          <w:txbxContent>
                                            <w:p w:rsidR="004D6FF5">
                                              <w:pPr>
                                                <w:spacing w:line="215" w:lineRule="auto"/>
                                                <w:jc w:val="center"/>
                                              </w:pPr>
                                            </w:p>
                                          </w:txbxContent>
                                        </v:textbox>
                                      </v:rect>
                                      <v:shape id="Forma libre: forma 29" o:spid="_x0000_s1054" style="height:1829;left:36344;mso-wrap-style:square;position:absolute;top:38064;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30" o:spid="_x0000_s1055" style="height:133;left:37238;mso-wrap-style:square;position:absolute;top:38912;v-text-anchor:middle;visibility:visible;width:132" filled="f" stroked="f">
                                        <v:textbox inset="1pt,0,1pt,0">
                                          <w:txbxContent>
                                            <w:p w:rsidR="004D6FF5">
                                              <w:pPr>
                                                <w:spacing w:line="215" w:lineRule="auto"/>
                                                <w:jc w:val="center"/>
                                              </w:pPr>
                                            </w:p>
                                          </w:txbxContent>
                                        </v:textbox>
                                      </v:rect>
                                      <v:shape id="Forma libre: forma 31" o:spid="_x0000_s1056" style="height:5486;left:36344;mso-wrap-style:square;position:absolute;top:34407;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32" o:spid="_x0000_s1057" style="height:290;left:37159;mso-wrap-style:square;position:absolute;top:37005;v-text-anchor:middle;visibility:visible;width:290" filled="f" stroked="f">
                                        <v:textbox inset="1pt,0,1pt,0">
                                          <w:txbxContent>
                                            <w:p w:rsidR="004D6FF5">
                                              <w:pPr>
                                                <w:spacing w:line="215" w:lineRule="auto"/>
                                                <w:jc w:val="center"/>
                                              </w:pPr>
                                            </w:p>
                                          </w:txbxContent>
                                        </v:textbox>
                                      </v:rect>
                                      <v:shape id="Forma libre: forma 33" o:spid="_x0000_s1058" style="height:10057;left:24829;mso-wrap-style:square;position:absolute;top:29836;v-text-anchor:middle;visibility:visible;width:1919" coordsize="120000,120000" o:spt="100" adj="-11796480,,5400" path="m,l60000,l60000,120000l120000,120000e" filled="f" strokecolor="#3b6495"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34" o:spid="_x0000_s1059" style="height:512;left:25532;mso-wrap-style:square;position:absolute;top:34608;v-text-anchor:middle;visibility:visible;width:512" filled="f" stroked="f">
                                        <v:textbox inset="1pt,0,1pt,0">
                                          <w:txbxContent>
                                            <w:p w:rsidR="004D6FF5">
                                              <w:pPr>
                                                <w:spacing w:line="215" w:lineRule="auto"/>
                                                <w:jc w:val="center"/>
                                              </w:pPr>
                                            </w:p>
                                          </w:txbxContent>
                                        </v:textbox>
                                      </v:rect>
                                      <v:shape id="Forma libre: forma 35" o:spid="_x0000_s1060" style="height:7314;left:36344;mso-wrap-style:square;position:absolute;top:23436;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36" o:spid="_x0000_s1061" style="height:378;left:37115;mso-wrap-style:square;position:absolute;top:26904;v-text-anchor:middle;visibility:visible;width:378" filled="f" stroked="f">
                                        <v:textbox inset="1pt,0,1pt,0">
                                          <w:txbxContent>
                                            <w:p w:rsidR="004D6FF5">
                                              <w:pPr>
                                                <w:spacing w:line="215" w:lineRule="auto"/>
                                                <w:jc w:val="center"/>
                                              </w:pPr>
                                            </w:p>
                                          </w:txbxContent>
                                        </v:textbox>
                                      </v:rect>
                                      <v:shape id="Forma libre: forma 37" o:spid="_x0000_s1062" style="height:3657;left:36344;mso-wrap-style:square;position:absolute;top:23436;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38" o:spid="_x0000_s1063" style="height:206;left:37201;mso-wrap-style:square;position:absolute;top:25161;v-text-anchor:middle;visibility:visible;width:206" filled="f" stroked="f">
                                        <v:textbox inset="1pt,0,1pt,0">
                                          <w:txbxContent>
                                            <w:p w:rsidR="004D6FF5">
                                              <w:pPr>
                                                <w:spacing w:line="215" w:lineRule="auto"/>
                                                <w:jc w:val="center"/>
                                              </w:pPr>
                                            </w:p>
                                          </w:txbxContent>
                                        </v:textbox>
                                      </v:rect>
                                      <v:shape id="Forma libre: forma 39" o:spid="_x0000_s1064" style="height:915;left:36344;mso-wrap-style:square;position:absolute;top:22978;v-text-anchor:middle;visibility:visible;width:1920" coordsize="120000,120000" o:spt="100" adj="-11796480,,5400" path="m,60000l120000,6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0" o:spid="_x0000_s1065" style="height:96;left:37256;mso-wrap-style:square;position:absolute;top:23388;v-text-anchor:middle;visibility:visible;width:96" filled="f" stroked="f">
                                        <v:textbox inset="1pt,0,1pt,0">
                                          <w:txbxContent>
                                            <w:p w:rsidR="004D6FF5">
                                              <w:pPr>
                                                <w:spacing w:line="215" w:lineRule="auto"/>
                                                <w:jc w:val="center"/>
                                              </w:pPr>
                                            </w:p>
                                          </w:txbxContent>
                                        </v:textbox>
                                      </v:rect>
                                      <v:shape id="Forma libre: forma 41" o:spid="_x0000_s1066" style="height:3658;left:36344;mso-wrap-style:square;position:absolute;top:19778;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2" o:spid="_x0000_s1067" style="height:206;left:37201;mso-wrap-style:square;position:absolute;top:21504;v-text-anchor:middle;visibility:visible;width:206" filled="f" stroked="f">
                                        <v:textbox inset="1pt,0,1pt,0">
                                          <w:txbxContent>
                                            <w:p w:rsidR="004D6FF5">
                                              <w:pPr>
                                                <w:spacing w:line="215" w:lineRule="auto"/>
                                                <w:jc w:val="center"/>
                                              </w:pPr>
                                            </w:p>
                                          </w:txbxContent>
                                        </v:textbox>
                                      </v:rect>
                                      <v:shape id="Forma libre: forma 43" o:spid="_x0000_s1068" style="height:7315;left:36344;mso-wrap-style:square;position:absolute;top:16121;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4" o:spid="_x0000_s1069" style="height:378;left:37115;mso-wrap-style:square;position:absolute;top:19589;v-text-anchor:middle;visibility:visible;width:378" filled="f" stroked="f">
                                        <v:textbox inset="1pt,0,1pt,0">
                                          <w:txbxContent>
                                            <w:p w:rsidR="004D6FF5">
                                              <w:pPr>
                                                <w:spacing w:line="215" w:lineRule="auto"/>
                                                <w:jc w:val="center"/>
                                              </w:pPr>
                                            </w:p>
                                          </w:txbxContent>
                                        </v:textbox>
                                      </v:rect>
                                      <v:shape id="Forma libre: forma 45" o:spid="_x0000_s1070" style="height:6400;left:24829;mso-wrap-style:square;position:absolute;top:23436;v-text-anchor:middle;visibility:visible;width:1919" coordsize="120000,120000" o:spt="100" adj="-11796480,,5400" path="m,120000l60000,120000l60000,l120000,e" filled="f" strokecolor="#3b6495"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6" o:spid="_x0000_s1071" style="height:334;left:25621;mso-wrap-style:square;position:absolute;top:26469;v-text-anchor:middle;visibility:visible;width:334" filled="f" stroked="f">
                                        <v:textbox inset="1pt,0,1pt,0">
                                          <w:txbxContent>
                                            <w:p w:rsidR="004D6FF5">
                                              <w:pPr>
                                                <w:spacing w:line="215" w:lineRule="auto"/>
                                                <w:jc w:val="center"/>
                                              </w:pPr>
                                            </w:p>
                                          </w:txbxContent>
                                        </v:textbox>
                                      </v:rect>
                                      <v:shape id="Forma libre: forma 47" o:spid="_x0000_s1072" style="height:10972;left:47860;mso-wrap-style:square;position:absolute;top:12464;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8" o:spid="_x0000_s1073" style="height:557;left:48541;mso-wrap-style:square;position:absolute;top:17671;v-text-anchor:middle;visibility:visible;width:557" filled="f" stroked="f">
                                        <v:textbox inset="1pt,0,1pt,0">
                                          <w:txbxContent>
                                            <w:p w:rsidR="004D6FF5">
                                              <w:pPr>
                                                <w:spacing w:line="215" w:lineRule="auto"/>
                                                <w:jc w:val="center"/>
                                              </w:pPr>
                                            </w:p>
                                          </w:txbxContent>
                                        </v:textbox>
                                      </v:rect>
                                      <v:shape id="Forma libre: forma 49" o:spid="_x0000_s1074" style="height:7314;left:47860;mso-wrap-style:square;position:absolute;top:12464;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50" o:spid="_x0000_s1075" style="height:378;left:48631;mso-wrap-style:square;position:absolute;top:15932;v-text-anchor:middle;visibility:visible;width:378" filled="f" stroked="f">
                                        <v:textbox inset="1pt,0,1pt,0">
                                          <w:txbxContent>
                                            <w:p w:rsidR="004D6FF5">
                                              <w:pPr>
                                                <w:spacing w:line="215" w:lineRule="auto"/>
                                                <w:jc w:val="center"/>
                                              </w:pPr>
                                            </w:p>
                                          </w:txbxContent>
                                        </v:textbox>
                                      </v:rect>
                                      <v:shape id="Forma libre: forma 51" o:spid="_x0000_s1076" style="height:3657;left:47860;mso-wrap-style:square;position:absolute;top:12464;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52" o:spid="_x0000_s1077" style="height:207;left:48717;mso-wrap-style:square;position:absolute;top:14189;v-text-anchor:middle;visibility:visible;width:206" filled="f" stroked="f">
                                        <v:textbox inset="1pt,0,1pt,0">
                                          <w:txbxContent>
                                            <w:p w:rsidR="004D6FF5">
                                              <w:pPr>
                                                <w:spacing w:line="215" w:lineRule="auto"/>
                                                <w:jc w:val="center"/>
                                              </w:pPr>
                                            </w:p>
                                          </w:txbxContent>
                                        </v:textbox>
                                      </v:rect>
                                      <v:shape id="Forma libre: forma 53" o:spid="_x0000_s1078" style="height:914;left:47860;mso-wrap-style:square;position:absolute;top:12007;v-text-anchor:middle;visibility:visible;width:1920" coordsize="120000,120000" o:spt="100" adj="-11796480,,5400" path="m,60000l120000,6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54" o:spid="_x0000_s1079" style="height:96;left:48772;mso-wrap-style:square;position:absolute;top:12416;v-text-anchor:middle;visibility:visible;width:96" filled="f" stroked="f">
                                        <v:textbox inset="1pt,0,1pt,0">
                                          <w:txbxContent>
                                            <w:p w:rsidR="004D6FF5">
                                              <w:pPr>
                                                <w:spacing w:line="215" w:lineRule="auto"/>
                                                <w:jc w:val="center"/>
                                              </w:pPr>
                                            </w:p>
                                          </w:txbxContent>
                                        </v:textbox>
                                      </v:rect>
                                      <v:shape id="Forma libre: forma 55" o:spid="_x0000_s1080" style="height:3657;left:47860;mso-wrap-style:square;position:absolute;top:8807;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56" o:spid="_x0000_s1081" style="height:207;left:48717;mso-wrap-style:square;position:absolute;top:10532;v-text-anchor:middle;visibility:visible;width:206" filled="f" stroked="f">
                                        <v:textbox inset="1pt,0,1pt,0">
                                          <w:txbxContent>
                                            <w:p w:rsidR="004D6FF5">
                                              <w:pPr>
                                                <w:spacing w:line="215" w:lineRule="auto"/>
                                                <w:jc w:val="center"/>
                                              </w:pPr>
                                            </w:p>
                                          </w:txbxContent>
                                        </v:textbox>
                                      </v:rect>
                                      <v:shape id="Forma libre: forma 57" o:spid="_x0000_s1082" style="height:7314;left:47860;mso-wrap-style:square;position:absolute;top:5150;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58" o:spid="_x0000_s1083" style="height:378;left:48631;mso-wrap-style:square;position:absolute;top:8618;v-text-anchor:middle;visibility:visible;width:378" filled="f" stroked="f">
                                        <v:textbox inset="1pt,0,1pt,0">
                                          <w:txbxContent>
                                            <w:p w:rsidR="004D6FF5">
                                              <w:pPr>
                                                <w:spacing w:line="215" w:lineRule="auto"/>
                                                <w:jc w:val="center"/>
                                              </w:pPr>
                                            </w:p>
                                          </w:txbxContent>
                                        </v:textbox>
                                      </v:rect>
                                      <v:shape id="Forma libre: forma 59" o:spid="_x0000_s1084" style="height:10972;left:47860;mso-wrap-style:square;position:absolute;top:1492;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60" o:spid="_x0000_s1085" style="height:557;left:48541;mso-wrap-style:square;position:absolute;top:6700;v-text-anchor:middle;visibility:visible;width:557" filled="f" stroked="f">
                                        <v:textbox inset="1pt,0,1pt,0">
                                          <w:txbxContent>
                                            <w:p w:rsidR="004D6FF5">
                                              <w:pPr>
                                                <w:spacing w:line="215" w:lineRule="auto"/>
                                                <w:jc w:val="center"/>
                                              </w:pPr>
                                            </w:p>
                                          </w:txbxContent>
                                        </v:textbox>
                                      </v:rect>
                                      <v:shape id="Forma libre: forma 61" o:spid="_x0000_s1086" style="height:3657;left:36344;mso-wrap-style:square;position:absolute;top:8807;v-text-anchor:middle;visibility:visible;width:1920" coordsize="120000,120000" o:spt="100" adj="-11796480,,5400" path="m,l60000,l60000,120000l120000,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62" o:spid="_x0000_s1087" style="height:207;left:37201;mso-wrap-style:square;position:absolute;top:10532;v-text-anchor:middle;visibility:visible;width:206" filled="f" stroked="f">
                                        <v:textbox inset="1pt,0,1pt,0">
                                          <w:txbxContent>
                                            <w:p w:rsidR="004D6FF5">
                                              <w:pPr>
                                                <w:spacing w:line="215" w:lineRule="auto"/>
                                                <w:jc w:val="center"/>
                                              </w:pPr>
                                            </w:p>
                                          </w:txbxContent>
                                        </v:textbox>
                                      </v:rect>
                                      <v:shape id="Forma libre: forma 63" o:spid="_x0000_s1088" style="height:914;left:36344;mso-wrap-style:square;position:absolute;top:8350;v-text-anchor:middle;visibility:visible;width:1920" coordsize="120000,120000" o:spt="100" adj="-11796480,,5400" path="m,60000l120000,6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48" o:spid="_x0000_s1089" style="height:96;left:37256;mso-wrap-style:square;position:absolute;top:8759;v-text-anchor:middle;visibility:visible;width:96" filled="f" stroked="f">
                                        <v:textbox inset="1pt,0,1pt,0">
                                          <w:txbxContent>
                                            <w:p w:rsidR="004D6FF5">
                                              <w:pPr>
                                                <w:spacing w:line="215" w:lineRule="auto"/>
                                                <w:jc w:val="center"/>
                                              </w:pPr>
                                            </w:p>
                                          </w:txbxContent>
                                        </v:textbox>
                                      </v:rect>
                                      <v:shape id="Forma libre: forma 449" o:spid="_x0000_s1090" style="height:3657;left:36344;mso-wrap-style:square;position:absolute;top:5150;v-text-anchor:middle;visibility:visible;width:1920" coordsize="120000,120000" o:spt="100" adj="-11796480,,5400" path="m,120000l60000,120000l60000,l120000,e" filled="f" strokecolor="#4674aa"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62" o:spid="_x0000_s1091" style="height:206;left:37201;mso-wrap-style:square;position:absolute;top:6875;v-text-anchor:middle;visibility:visible;width:206" filled="f" stroked="f">
                                        <v:textbox inset="1pt,0,1pt,0">
                                          <w:txbxContent>
                                            <w:p w:rsidR="004D6FF5">
                                              <w:pPr>
                                                <w:spacing w:line="215" w:lineRule="auto"/>
                                                <w:jc w:val="center"/>
                                              </w:pPr>
                                            </w:p>
                                          </w:txbxContent>
                                        </v:textbox>
                                      </v:rect>
                                      <v:shape id="Forma libre: forma 464" o:spid="_x0000_s1092" style="height:21029;left:24829;mso-wrap-style:square;position:absolute;top:8807;v-text-anchor:middle;visibility:visible;width:1919" coordsize="120000,120000" o:spt="100" adj="-11796480,,5400" path="m,120000l60000,120000l60000,l120000,e" filled="f" strokecolor="#3b6495" strokeweight="2pt">
                                        <v:stroke joinstyle="round" startarrowwidth="narrow" startarrowlength="short" endarrowwidth="narrow" endarrowlength="short"/>
                                        <v:formulas/>
                                        <v:path arrowok="t" o:extrusionok="f" o:connecttype="custom" textboxrect="0,0,120000,120000"/>
                                        <v:textbox inset="7.2pt,7.2pt,7.2pt,7.2pt">
                                          <w:txbxContent>
                                            <w:p w:rsidR="004D6FF5">
                                              <w:pPr>
                                                <w:spacing w:line="240" w:lineRule="auto"/>
                                              </w:pPr>
                                            </w:p>
                                          </w:txbxContent>
                                        </v:textbox>
                                      </v:shape>
                                      <v:rect id="Rectángulo 466" o:spid="_x0000_s1093" style="height:1056;left:25260;mso-wrap-style:square;position:absolute;top:18793;v-text-anchor:middle;visibility:visible;width:1056" filled="f" stroked="f">
                                        <v:textbox inset="1pt,0,1pt,0">
                                          <w:txbxContent>
                                            <w:p w:rsidR="004D6FF5">
                                              <w:pPr>
                                                <w:spacing w:line="215" w:lineRule="auto"/>
                                                <w:jc w:val="center"/>
                                              </w:pPr>
                                            </w:p>
                                          </w:txbxContent>
                                        </v:textbox>
                                      </v:rect>
                                      <v:rect id="Rectángulo 468" o:spid="_x0000_s1094" style="height:2926;left:15666;mso-wrap-style:square;position:absolute;rotation:-90;top:28373;v-text-anchor:middle;visibility:visible;width:15399"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470" o:spid="_x0000_s1095" style="height:2926;left:15666;mso-wrap-style:square;position:absolute;rotation:-90;top:28373;v-text-anchor:middle;visibility:visible;width:15399" filled="f" stroked="f">
                                        <v:textbox inset="0.95pt,0.95pt,0.95pt,0.95pt">
                                          <w:txbxContent>
                                            <w:p w:rsidR="004D6FF5">
                                              <w:pPr>
                                                <w:spacing w:line="215" w:lineRule="auto"/>
                                                <w:jc w:val="center"/>
                                              </w:pPr>
                                              <w:r>
                                                <w:rPr>
                                                  <w:rFonts w:ascii="Cambria" w:eastAsia="Cambria" w:hAnsi="Cambria" w:cs="Cambria"/>
                                                  <w:color w:val="000000"/>
                                                  <w:sz w:val="38"/>
                                                </w:rPr>
                                                <w:t>Informes</w:t>
                                              </w:r>
                                            </w:p>
                                          </w:txbxContent>
                                        </v:textbox>
                                      </v:rect>
                                      <v:rect id="Rectángulo 472" o:spid="_x0000_s1096" style="height:2926;left:26748;mso-wrap-style:square;position:absolute;top:7344;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474" o:spid="_x0000_s1097" style="height:2926;left:26748;mso-wrap-style:square;position:absolute;top:7344;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Informe técnico</w:t>
                                              </w:r>
                                            </w:p>
                                          </w:txbxContent>
                                        </v:textbox>
                                      </v:rect>
                                      <v:rect id="Rectángulo 500" o:spid="_x0000_s1098" style="height:2925;left:38264;mso-wrap-style:square;position:absolute;top:3687;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01" o:spid="_x0000_s1099" style="height:2925;left:38264;mso-wrap-style:square;position:absolute;top:3687;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 xml:space="preserve">Técnicas de regata </w:t>
                                              </w:r>
                                            </w:p>
                                          </w:txbxContent>
                                        </v:textbox>
                                      </v:rect>
                                      <v:rect id="Rectángulo 533" o:spid="_x0000_s1100" style="height:2926;left:38264;mso-wrap-style:square;position:absolute;top:7344;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34" o:spid="_x0000_s1101" style="height:2926;left:38264;mso-wrap-style:square;position:absolute;top:7344;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Técnicas de alambrar</w:t>
                                              </w:r>
                                            </w:p>
                                          </w:txbxContent>
                                        </v:textbox>
                                      </v:rect>
                                      <v:rect id="Rectángulo 535" o:spid="_x0000_s1102" style="height:2926;left:38264;mso-wrap-style:square;position:absolute;top:11001;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36" o:spid="_x0000_s1103" style="height:2926;left:38264;mso-wrap-style:square;position:absolute;top:11001;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Elementos</w:t>
                                              </w:r>
                                            </w:p>
                                          </w:txbxContent>
                                        </v:textbox>
                                      </v:rect>
                                      <v:rect id="Rectángulo 537" o:spid="_x0000_s1104" style="height:2925;left:49780;mso-wrap-style:square;position:absolute;top:30;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38" o:spid="_x0000_s1105" style="height:2925;left:49780;mso-wrap-style:square;position:absolute;top:30;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 xml:space="preserve">Descripción de la instalación </w:t>
                                              </w:r>
                                            </w:p>
                                          </w:txbxContent>
                                        </v:textbox>
                                      </v:rect>
                                      <v:rect id="Rectángulo 539" o:spid="_x0000_s1106" style="height:2925;left:49780;mso-wrap-style:square;position:absolute;top:3687;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40" o:spid="_x0000_s1107" style="height:2925;left:49780;mso-wrap-style:square;position:absolute;top:3687;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Alcance</w:t>
                                              </w:r>
                                            </w:p>
                                          </w:txbxContent>
                                        </v:textbox>
                                      </v:rect>
                                      <v:rect id="Rectángulo 541" o:spid="_x0000_s1108" style="height:2926;left:49780;mso-wrap-style:square;position:absolute;top:7344;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42" o:spid="_x0000_s1109" style="height:2926;left:49780;mso-wrap-style:square;position:absolute;top:7344;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Objetivos</w:t>
                                              </w:r>
                                            </w:p>
                                          </w:txbxContent>
                                        </v:textbox>
                                      </v:rect>
                                      <v:rect id="Rectángulo 543" o:spid="_x0000_s1110" style="height:2926;left:49780;mso-wrap-style:square;position:absolute;top:11001;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44" o:spid="_x0000_s1111" style="height:2926;left:49780;mso-wrap-style:square;position:absolute;top:11001;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Normas de referencia</w:t>
                                              </w:r>
                                            </w:p>
                                          </w:txbxContent>
                                        </v:textbox>
                                      </v:rect>
                                      <v:rect id="Rectángulo 545" o:spid="_x0000_s1112" style="height:2926;left:49780;mso-wrap-style:square;position:absolute;top:14658;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46" o:spid="_x0000_s1113" style="height:2926;left:49780;mso-wrap-style:square;position:absolute;top:14658;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Criterios de revisión</w:t>
                                              </w:r>
                                            </w:p>
                                          </w:txbxContent>
                                        </v:textbox>
                                      </v:rect>
                                      <v:rect id="Rectángulo 547" o:spid="_x0000_s1114" style="height:2925;left:49780;mso-wrap-style:square;position:absolute;top:18316;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48" o:spid="_x0000_s1115" style="height:2925;left:49780;mso-wrap-style:square;position:absolute;top:18316;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 xml:space="preserve">Descripción de instalación </w:t>
                                              </w:r>
                                            </w:p>
                                          </w:txbxContent>
                                        </v:textbox>
                                      </v:rect>
                                      <v:rect id="Rectángulo 549" o:spid="_x0000_s1116" style="height:2926;left:49780;mso-wrap-style:square;position:absolute;top:21973;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50" o:spid="_x0000_s1117" style="height:2926;left:49780;mso-wrap-style:square;position:absolute;top:21973;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Medidas realizadas</w:t>
                                              </w:r>
                                            </w:p>
                                          </w:txbxContent>
                                        </v:textbox>
                                      </v:rect>
                                      <v:rect id="Rectángulo 551" o:spid="_x0000_s1118" style="height:2926;left:26748;mso-wrap-style:square;position:absolute;top:21973;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52" o:spid="_x0000_s1119" style="height:2926;left:26748;mso-wrap-style:square;position:absolute;top:21973;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Informe de instalación</w:t>
                                              </w:r>
                                            </w:p>
                                          </w:txbxContent>
                                        </v:textbox>
                                      </v:rect>
                                      <v:rect id="Rectángulo 553" o:spid="_x0000_s1120" style="height:2926;left:38264;mso-wrap-style:square;position:absolute;top:14658;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54" o:spid="_x0000_s1121" style="height:2926;left:38264;mso-wrap-style:square;position:absolute;top:14658;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Reglamentaciones</w:t>
                                              </w:r>
                                            </w:p>
                                          </w:txbxContent>
                                        </v:textbox>
                                      </v:rect>
                                      <v:rect id="Rectángulo 555" o:spid="_x0000_s1122" style="height:2925;left:38264;mso-wrap-style:square;position:absolute;top:18316;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56" o:spid="_x0000_s1123" style="height:2925;left:38264;mso-wrap-style:square;position:absolute;top:18316;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Instalaciones eléctricas</w:t>
                                              </w:r>
                                            </w:p>
                                          </w:txbxContent>
                                        </v:textbox>
                                      </v:rect>
                                      <v:rect id="Rectángulo 557" o:spid="_x0000_s1124" style="height:2926;left:38264;mso-wrap-style:square;position:absolute;top:21973;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58" o:spid="_x0000_s1125" style="height:2926;left:38264;mso-wrap-style:square;position:absolute;top:21973;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Señalización de seguridad</w:t>
                                              </w:r>
                                            </w:p>
                                          </w:txbxContent>
                                        </v:textbox>
                                      </v:rect>
                                      <v:rect id="Rectángulo 559" o:spid="_x0000_s1126" style="height:2926;left:38264;mso-wrap-style:square;position:absolute;top:25630;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60" o:spid="_x0000_s1127" style="height:2926;left:38264;mso-wrap-style:square;position:absolute;top:25630;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Riesgos eléctricos</w:t>
                                              </w:r>
                                            </w:p>
                                          </w:txbxContent>
                                        </v:textbox>
                                      </v:rect>
                                      <v:rect id="Rectángulo 561" o:spid="_x0000_s1128" style="height:2926;left:38264;mso-wrap-style:square;position:absolute;top:29287;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62" o:spid="_x0000_s1129" style="height:2926;left:38264;mso-wrap-style:square;position:absolute;top:29287;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Validación de planos eléctricos</w:t>
                                              </w:r>
                                            </w:p>
                                          </w:txbxContent>
                                        </v:textbox>
                                      </v:rect>
                                      <v:rect id="Rectángulo 563" o:spid="_x0000_s1130" style="height:2926;left:26748;mso-wrap-style:square;position:absolute;top:38430;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64" o:spid="_x0000_s1131" style="height:2926;left:26748;mso-wrap-style:square;position:absolute;top:38430;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Instalación cableado</w:t>
                                              </w:r>
                                              <w:r>
                                                <w:rPr>
                                                  <w:rFonts w:ascii="Cambria" w:eastAsia="Cambria" w:hAnsi="Cambria" w:cs="Cambria"/>
                                                  <w:color w:val="000000"/>
                                                  <w:sz w:val="16"/>
                                                </w:rPr>
                                                <w:t xml:space="preserve"> estructurado</w:t>
                                              </w:r>
                                            </w:p>
                                          </w:txbxContent>
                                        </v:textbox>
                                      </v:rect>
                                      <v:rect id="Rectángulo 565" o:spid="_x0000_s1132" style="height:2926;left:38264;mso-wrap-style:square;position:absolute;top:32944;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66" o:spid="_x0000_s1133" style="height:2926;left:38264;mso-wrap-style:square;position:absolute;top:32944;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Cableado horizontal/vertical</w:t>
                                              </w:r>
                                            </w:p>
                                          </w:txbxContent>
                                        </v:textbox>
                                      </v:rect>
                                      <v:rect id="Rectángulo 567" o:spid="_x0000_s1134" style="height:2925;left:38264;mso-wrap-style:square;position:absolute;top:36602;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68" o:spid="_x0000_s1135" style="height:2925;left:38264;mso-wrap-style:square;position:absolute;top:36602;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Cuarto de telecomunicaciones</w:t>
                                              </w:r>
                                            </w:p>
                                          </w:txbxContent>
                                        </v:textbox>
                                      </v:rect>
                                      <v:rect id="Rectángulo 569" o:spid="_x0000_s1136" style="height:2926;left:38264;mso-wrap-style:square;position:absolute;top:40259;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70" o:spid="_x0000_s1137" style="height:2926;left:38264;mso-wrap-style:square;position:absolute;top:40259;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Electrónica de red</w:t>
                                              </w:r>
                                            </w:p>
                                          </w:txbxContent>
                                        </v:textbox>
                                      </v:rect>
                                      <v:rect id="Rectángulo 571" o:spid="_x0000_s1138" style="height:2926;left:38264;mso-wrap-style:square;position:absolute;top:43916;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72" o:spid="_x0000_s1139" style="height:2926;left:38264;mso-wrap-style:square;position:absolute;top:43916;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Racks</w:t>
                                              </w:r>
                                            </w:p>
                                          </w:txbxContent>
                                        </v:textbox>
                                      </v:rect>
                                      <v:rect id="Rectángulo 573" o:spid="_x0000_s1140" style="height:2926;left:26748;mso-wrap-style:square;position:absolute;top:49402;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74" o:spid="_x0000_s1141" style="height:2926;left:26748;mso-wrap-style:square;position:absolute;top:49402;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Cálculo propuesta y costo</w:t>
                                              </w:r>
                                            </w:p>
                                          </w:txbxContent>
                                        </v:textbox>
                                      </v:rect>
                                      <v:rect id="Rectángulo 575" o:spid="_x0000_s1142" style="height:2926;left:38264;mso-wrap-style:square;position:absolute;top:49402;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76" o:spid="_x0000_s1143" style="height:2926;left:38264;mso-wrap-style:square;position:absolute;top:49402;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 xml:space="preserve">Propuesta económica </w:t>
                                              </w:r>
                                            </w:p>
                                          </w:txbxContent>
                                        </v:textbox>
                                      </v:rect>
                                      <v:rect id="Rectángulo 577" o:spid="_x0000_s1144" style="height:2926;left:49780;mso-wrap-style:square;position:absolute;top:47573;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78" o:spid="_x0000_s1145" style="height:2926;left:49780;mso-wrap-style:square;position:absolute;top:47573;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Valor unitario</w:t>
                                              </w:r>
                                            </w:p>
                                          </w:txbxContent>
                                        </v:textbox>
                                      </v:rect>
                                      <v:rect id="Rectángulo 579" o:spid="_x0000_s1146" style="height:2926;left:49780;mso-wrap-style:square;position:absolute;top:51230;v-text-anchor:middle;visibility:visible;width:9596" fillcolor="#4f81bd" strokecolor="white" strokeweight="2pt">
                                        <v:stroke joinstyle="round" startarrowwidth="narrow" startarrowlength="short" endarrowwidth="narrow" endarrowlength="short"/>
                                        <v:textbox inset="7.2pt,7.2pt,7.2pt,7.2pt">
                                          <w:txbxContent>
                                            <w:p w:rsidR="004D6FF5">
                                              <w:pPr>
                                                <w:spacing w:line="240" w:lineRule="auto"/>
                                              </w:pPr>
                                            </w:p>
                                          </w:txbxContent>
                                        </v:textbox>
                                      </v:rect>
                                      <v:rect id="Rectángulo 580" o:spid="_x0000_s1147" style="height:2926;left:49780;mso-wrap-style:square;position:absolute;top:51230;v-text-anchor:middle;visibility:visible;width:9596" filled="f" stroked="f">
                                        <v:textbox inset="0.4pt,0.4pt,0.4pt,0.4pt">
                                          <w:txbxContent>
                                            <w:p w:rsidR="004D6FF5">
                                              <w:pPr>
                                                <w:spacing w:line="215" w:lineRule="auto"/>
                                                <w:jc w:val="center"/>
                                              </w:pPr>
                                              <w:r>
                                                <w:rPr>
                                                  <w:rFonts w:ascii="Cambria" w:eastAsia="Cambria" w:hAnsi="Cambria" w:cs="Cambria"/>
                                                  <w:color w:val="000000"/>
                                                  <w:sz w:val="16"/>
                                                </w:rPr>
                                                <w:t>Valor total</w:t>
                                              </w:r>
                                            </w:p>
                                          </w:txbxContent>
                                        </v:textbox>
                                      </v:rect>
                                    </v:group>
                                  </v:group>
                                </v:group>
                              </v:group>
                            </v:group>
                          </v:group>
                        </v:group>
                      </v:group>
                      <w10:wrap type="none"/>
                      <w10:anchorlock/>
                    </v:group>
                  </w:pict>
                </mc:Fallback>
              </mc:AlternateContent>
            </w:r>
          </w:p>
          <w:p w:rsidR="004D6FF5">
            <w:pPr>
              <w:spacing w:line="276" w:lineRule="auto"/>
              <w:jc w:val="center"/>
              <w:rPr>
                <w:color w:val="BFBFBF"/>
                <w:sz w:val="22"/>
                <w:szCs w:val="22"/>
              </w:rPr>
            </w:pPr>
          </w:p>
          <w:p w:rsidR="004D6FF5">
            <w:pPr>
              <w:jc w:val="center"/>
              <w:rPr>
                <w:sz w:val="22"/>
                <w:szCs w:val="22"/>
              </w:rPr>
            </w:pPr>
          </w:p>
        </w:tc>
      </w:tr>
    </w:tbl>
    <w:p w:rsidR="004D6FF5">
      <w:pPr>
        <w:spacing w:line="240" w:lineRule="auto"/>
      </w:pPr>
    </w:p>
    <w:p w:rsidR="004D6FF5">
      <w:pPr>
        <w:jc w:val="both"/>
      </w:pPr>
    </w:p>
    <w:p w:rsidR="004D6FF5">
      <w:pPr>
        <w:jc w:val="both"/>
        <w:rPr>
          <w:b/>
        </w:rPr>
      </w:pPr>
    </w:p>
    <w:p w:rsidR="004D6FF5">
      <w:pPr>
        <w:spacing w:after="120" w:line="240" w:lineRule="auto"/>
        <w:jc w:val="both"/>
        <w:rPr>
          <w:b/>
        </w:rPr>
      </w:pPr>
      <w:r>
        <w:rPr>
          <w:b/>
        </w:rPr>
        <w:t>ACTIVIDAD INTERACTIVA</w:t>
      </w:r>
    </w:p>
    <w:p w:rsidR="004D6FF5"/>
    <w:tbl>
      <w:tblPr>
        <w:tblStyle w:val="afffffffffff6"/>
        <w:tblW w:w="13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94"/>
        <w:gridCol w:w="6915"/>
        <w:gridCol w:w="4695"/>
      </w:tblGrid>
      <w:tr>
        <w:tblPrEx>
          <w:tblW w:w="13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460"/>
        </w:trPr>
        <w:tc>
          <w:tcPr>
            <w:tcW w:w="1794" w:type="dxa"/>
            <w:shd w:val="clear" w:color="auto" w:fill="C9DAF8"/>
            <w:tcMar>
              <w:top w:w="100" w:type="dxa"/>
              <w:left w:w="100" w:type="dxa"/>
              <w:bottom w:w="100" w:type="dxa"/>
              <w:right w:w="100" w:type="dxa"/>
            </w:tcMar>
          </w:tcPr>
          <w:p w:rsidR="004D6FF5">
            <w:pPr>
              <w:widowControl w:val="0"/>
              <w:jc w:val="center"/>
              <w:rPr>
                <w:sz w:val="22"/>
                <w:szCs w:val="22"/>
              </w:rPr>
            </w:pPr>
            <w:r>
              <w:rPr>
                <w:sz w:val="22"/>
                <w:szCs w:val="22"/>
              </w:rPr>
              <w:t>Tipo de recurso</w:t>
            </w:r>
          </w:p>
        </w:tc>
        <w:tc>
          <w:tcPr>
            <w:tcW w:w="11610" w:type="dxa"/>
            <w:gridSpan w:val="2"/>
            <w:shd w:val="clear" w:color="auto" w:fill="C9DAF8"/>
            <w:tcMar>
              <w:top w:w="100" w:type="dxa"/>
              <w:left w:w="100" w:type="dxa"/>
              <w:bottom w:w="100" w:type="dxa"/>
              <w:right w:w="100" w:type="dxa"/>
            </w:tcMar>
          </w:tcPr>
          <w:p w:rsidR="004D6FF5">
            <w:pPr>
              <w:keepNext/>
              <w:keepLines/>
              <w:widowControl w:val="0"/>
              <w:spacing w:after="60"/>
              <w:jc w:val="center"/>
              <w:rPr>
                <w:sz w:val="22"/>
                <w:szCs w:val="22"/>
              </w:rPr>
            </w:pPr>
            <w:bookmarkStart w:id="25" w:name="_heading=h.1y810tw" w:colFirst="0" w:colLast="0"/>
            <w:bookmarkEnd w:id="25"/>
            <w:r>
              <w:rPr>
                <w:sz w:val="22"/>
                <w:szCs w:val="22"/>
              </w:rPr>
              <w:t>Actividad didáctica. Opción múltiple</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b w:val="0"/>
                <w:color w:val="999999"/>
                <w:sz w:val="22"/>
                <w:szCs w:val="22"/>
              </w:rPr>
            </w:pPr>
            <w:r>
              <w:rPr>
                <w:b w:val="0"/>
                <w:sz w:val="22"/>
                <w:szCs w:val="22"/>
              </w:rPr>
              <w:t>Evaluar la apropiación de las temáticas estudiadas en el componente formativo.</w:t>
            </w:r>
          </w:p>
        </w:tc>
        <w:tc>
          <w:tcPr>
            <w:tcW w:w="4695" w:type="dxa"/>
            <w:shd w:val="clear" w:color="auto" w:fill="auto"/>
            <w:tcMar>
              <w:top w:w="100" w:type="dxa"/>
              <w:left w:w="100" w:type="dxa"/>
              <w:bottom w:w="100" w:type="dxa"/>
              <w:right w:w="100" w:type="dxa"/>
            </w:tcMar>
          </w:tcPr>
          <w:p w:rsidR="004D6FF5">
            <w:pPr>
              <w:widowControl w:val="0"/>
              <w:rPr>
                <w:sz w:val="22"/>
                <w:szCs w:val="22"/>
              </w:rPr>
            </w:pPr>
            <w:r>
              <w:rPr>
                <w:sz w:val="22"/>
                <w:szCs w:val="22"/>
              </w:rPr>
              <w:t>Preguntas</w:t>
            </w:r>
          </w:p>
          <w:p w:rsidR="004D6FF5">
            <w:pPr>
              <w:widowControl w:val="0"/>
              <w:rPr>
                <w:color w:val="999999"/>
                <w:sz w:val="22"/>
                <w:szCs w:val="22"/>
              </w:rPr>
            </w:pPr>
          </w:p>
          <w:p w:rsidR="004D6FF5">
            <w:pPr>
              <w:widowControl w:val="0"/>
              <w:jc w:val="center"/>
              <w:rPr>
                <w:sz w:val="22"/>
                <w:szCs w:val="22"/>
              </w:rPr>
            </w:pPr>
            <w:sdt>
              <w:sdtPr>
                <w:tag w:val="goog_rdk_77"/>
                <w:id w:val="-1231303818"/>
                <w:richText/>
              </w:sdtPr>
              <w:sdtContent/>
            </w:sdt>
            <w:r>
              <w:rPr>
                <w:noProof/>
              </w:rPr>
              <w:drawing>
                <wp:inline distT="114300" distB="114300" distL="114300" distR="114300">
                  <wp:extent cx="1950944" cy="1960848"/>
                  <wp:effectExtent l="0" t="0" r="0" b="0"/>
                  <wp:docPr id="581" name="Imagen 58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xmlns:r="http://schemas.openxmlformats.org/officeDocument/2006/relationships" r:embed="rId79"/>
                          <a:stretch>
                            <a:fillRect/>
                          </a:stretch>
                        </pic:blipFill>
                        <pic:spPr>
                          <a:xfrm>
                            <a:off x="0" y="0"/>
                            <a:ext cx="1950944" cy="1960848"/>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228116_i30</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b w:val="0"/>
                <w:sz w:val="22"/>
                <w:szCs w:val="22"/>
              </w:rPr>
            </w:pPr>
            <w:r>
              <w:rPr>
                <w:b w:val="0"/>
                <w:sz w:val="22"/>
                <w:szCs w:val="22"/>
              </w:rPr>
              <w:t>¿Cuál es la norma que regula el código eléctrico colombiano?</w:t>
            </w: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r>
              <w:rPr>
                <w:sz w:val="22"/>
                <w:szCs w:val="22"/>
              </w:rPr>
              <w:t>Retroalimentación positiva:</w:t>
            </w:r>
          </w:p>
          <w:p w:rsidR="004D6FF5">
            <w:pPr>
              <w:jc w:val="both"/>
              <w:rPr>
                <w:sz w:val="22"/>
                <w:szCs w:val="22"/>
              </w:rPr>
            </w:pPr>
            <w:r>
              <w:rPr>
                <w:sz w:val="22"/>
                <w:szCs w:val="22"/>
              </w:rPr>
              <w:t>Muy bien, la norma es NTC2050.</w:t>
            </w:r>
          </w:p>
          <w:p w:rsidR="004D6FF5">
            <w:pPr>
              <w:jc w:val="both"/>
              <w:rPr>
                <w:sz w:val="22"/>
                <w:szCs w:val="22"/>
              </w:rPr>
            </w:pPr>
          </w:p>
          <w:p w:rsidR="004D6FF5">
            <w:pPr>
              <w:jc w:val="both"/>
              <w:rPr>
                <w:sz w:val="22"/>
                <w:szCs w:val="22"/>
              </w:rPr>
            </w:pPr>
            <w:r>
              <w:rPr>
                <w:sz w:val="22"/>
                <w:szCs w:val="22"/>
              </w:rPr>
              <w:t>Retroalimentación negativa:</w:t>
            </w:r>
          </w:p>
          <w:p w:rsidR="004D6FF5">
            <w:pPr>
              <w:jc w:val="both"/>
              <w:rPr>
                <w:sz w:val="22"/>
                <w:szCs w:val="22"/>
              </w:rPr>
            </w:pPr>
            <w:r>
              <w:rPr>
                <w:sz w:val="22"/>
                <w:szCs w:val="22"/>
              </w:rPr>
              <w:t>Lastimosamente, no ha acertado, se le invita a repasar el componente formativo.</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Código eléctrico</w:t>
            </w:r>
          </w:p>
          <w:p w:rsidR="004D6FF5">
            <w:pPr>
              <w:widowControl w:val="0"/>
              <w:rPr>
                <w:color w:val="999999"/>
                <w:sz w:val="22"/>
                <w:szCs w:val="22"/>
              </w:rPr>
            </w:pPr>
          </w:p>
          <w:p w:rsidR="004D6FF5">
            <w:pPr>
              <w:widowControl w:val="0"/>
              <w:jc w:val="center"/>
              <w:rPr>
                <w:sz w:val="22"/>
                <w:szCs w:val="22"/>
              </w:rPr>
            </w:pPr>
            <w:sdt>
              <w:sdtPr>
                <w:tag w:val="goog_rdk_78"/>
                <w:id w:val="1470932562"/>
                <w:richText/>
              </w:sdtPr>
              <w:sdtContent/>
            </w:sdt>
            <w:r>
              <w:rPr>
                <w:noProof/>
              </w:rPr>
              <w:drawing>
                <wp:inline distT="114300" distB="114300" distL="114300" distR="114300">
                  <wp:extent cx="1828710" cy="1834846"/>
                  <wp:effectExtent l="0" t="0" r="0" b="0"/>
                  <wp:docPr id="582" name="Imagen 582"/>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xmlns:r="http://schemas.openxmlformats.org/officeDocument/2006/relationships" r:embed="rId80"/>
                          <a:stretch>
                            <a:fillRect/>
                          </a:stretch>
                        </pic:blipFill>
                        <pic:spPr>
                          <a:xfrm>
                            <a:off x="0" y="0"/>
                            <a:ext cx="1828710" cy="1834846"/>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228116_i31</w:t>
            </w:r>
          </w:p>
          <w:p w:rsidR="004D6FF5">
            <w:pPr>
              <w:widowControl w:val="0"/>
              <w:rPr>
                <w:sz w:val="22"/>
                <w:szCs w:val="22"/>
              </w:rPr>
            </w:pP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highlight w:val="yellow"/>
              </w:rPr>
            </w:pPr>
            <w:r>
              <w:rPr>
                <w:sz w:val="22"/>
                <w:szCs w:val="22"/>
              </w:rPr>
              <w:t xml:space="preserve">Respuesta correcta: </w:t>
            </w:r>
            <w:r>
              <w:rPr>
                <w:sz w:val="22"/>
                <w:szCs w:val="22"/>
                <w:highlight w:val="yellow"/>
              </w:rPr>
              <w:t>NTC2050 (correcta)</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NFPA70</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IEEE830</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NTC4552</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sz w:val="22"/>
                <w:szCs w:val="22"/>
              </w:rPr>
            </w:pPr>
            <w:r>
              <w:rPr>
                <w:sz w:val="22"/>
                <w:szCs w:val="22"/>
              </w:rPr>
              <w:t>¿Cuál es una técnica de empalme?</w:t>
            </w: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r>
              <w:rPr>
                <w:sz w:val="22"/>
                <w:szCs w:val="22"/>
              </w:rPr>
              <w:t>Retroalimentación positiva:</w:t>
            </w:r>
          </w:p>
          <w:p w:rsidR="004D6FF5">
            <w:pPr>
              <w:jc w:val="both"/>
              <w:rPr>
                <w:sz w:val="22"/>
                <w:szCs w:val="22"/>
              </w:rPr>
            </w:pPr>
            <w:r>
              <w:rPr>
                <w:sz w:val="22"/>
                <w:szCs w:val="22"/>
              </w:rPr>
              <w:t>Muy bien, la cola de rata es la técnica de empalme.</w:t>
            </w:r>
          </w:p>
          <w:p w:rsidR="004D6FF5">
            <w:pPr>
              <w:jc w:val="both"/>
              <w:rPr>
                <w:sz w:val="22"/>
                <w:szCs w:val="22"/>
              </w:rPr>
            </w:pPr>
            <w:r>
              <w:rPr>
                <w:sz w:val="22"/>
                <w:szCs w:val="22"/>
              </w:rPr>
              <w:t>Retroalimentación negativa:</w:t>
            </w:r>
          </w:p>
          <w:p w:rsidR="004D6FF5">
            <w:pPr>
              <w:jc w:val="both"/>
              <w:rPr>
                <w:sz w:val="22"/>
                <w:szCs w:val="22"/>
              </w:rPr>
            </w:pPr>
            <w:r>
              <w:rPr>
                <w:sz w:val="22"/>
                <w:szCs w:val="22"/>
              </w:rPr>
              <w:t>Lastimosamente, no ha acertado, se le invita a repasar el componente formativo.</w:t>
            </w:r>
          </w:p>
        </w:tc>
        <w:tc>
          <w:tcPr>
            <w:tcW w:w="4695" w:type="dxa"/>
            <w:shd w:val="clear" w:color="auto" w:fill="auto"/>
            <w:tcMar>
              <w:top w:w="100" w:type="dxa"/>
              <w:left w:w="100" w:type="dxa"/>
              <w:bottom w:w="100" w:type="dxa"/>
              <w:right w:w="100" w:type="dxa"/>
            </w:tcMar>
          </w:tcPr>
          <w:p w:rsidR="004D6FF5">
            <w:pPr>
              <w:widowControl w:val="0"/>
              <w:rPr>
                <w:sz w:val="22"/>
                <w:szCs w:val="22"/>
              </w:rPr>
            </w:pPr>
            <w:r>
              <w:rPr>
                <w:sz w:val="22"/>
                <w:szCs w:val="22"/>
              </w:rPr>
              <w:t>Técnica de empalme</w:t>
            </w:r>
          </w:p>
          <w:p w:rsidR="004D6FF5">
            <w:pPr>
              <w:widowControl w:val="0"/>
              <w:rPr>
                <w:color w:val="999999"/>
                <w:sz w:val="22"/>
                <w:szCs w:val="22"/>
              </w:rPr>
            </w:pPr>
          </w:p>
          <w:p w:rsidR="004D6FF5">
            <w:pPr>
              <w:widowControl w:val="0"/>
              <w:jc w:val="center"/>
              <w:rPr>
                <w:sz w:val="22"/>
                <w:szCs w:val="22"/>
              </w:rPr>
            </w:pPr>
            <w:sdt>
              <w:sdtPr>
                <w:tag w:val="goog_rdk_79"/>
                <w:id w:val="1774205223"/>
                <w:richText/>
              </w:sdtPr>
              <w:sdtContent/>
            </w:sdt>
            <w:r>
              <w:rPr>
                <w:noProof/>
              </w:rPr>
              <w:drawing>
                <wp:inline distT="114300" distB="114300" distL="114300" distR="114300">
                  <wp:extent cx="2351222" cy="1576388"/>
                  <wp:effectExtent l="0" t="0" r="0" b="0"/>
                  <wp:docPr id="583" name="Imagen 583"/>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xmlns:r="http://schemas.openxmlformats.org/officeDocument/2006/relationships" r:embed="rId81"/>
                          <a:stretch>
                            <a:fillRect/>
                          </a:stretch>
                        </pic:blipFill>
                        <pic:spPr>
                          <a:xfrm>
                            <a:off x="0" y="0"/>
                            <a:ext cx="2351222" cy="1576388"/>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228116_i32</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Cola de rata </w:t>
            </w:r>
            <w:r>
              <w:rPr>
                <w:sz w:val="22"/>
                <w:szCs w:val="22"/>
                <w:highlight w:val="yellow"/>
              </w:rPr>
              <w:t>(correcta)</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Empalme H</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Empalme compuesto </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Empalme simple </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sz w:val="22"/>
                <w:szCs w:val="22"/>
              </w:rPr>
            </w:pPr>
            <w:r>
              <w:rPr>
                <w:sz w:val="22"/>
                <w:szCs w:val="22"/>
              </w:rPr>
              <w:t>¿Cuál no es un factor de riesgo según el RETIE?</w:t>
            </w: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r>
              <w:rPr>
                <w:sz w:val="22"/>
                <w:szCs w:val="22"/>
              </w:rPr>
              <w:t>Retroalimentación positiva:</w:t>
            </w:r>
          </w:p>
          <w:p w:rsidR="004D6FF5">
            <w:pPr>
              <w:jc w:val="both"/>
              <w:rPr>
                <w:sz w:val="22"/>
                <w:szCs w:val="22"/>
              </w:rPr>
            </w:pPr>
            <w:r>
              <w:rPr>
                <w:sz w:val="22"/>
                <w:szCs w:val="22"/>
              </w:rPr>
              <w:t>Muy bien, la luz no es un factor de riesgo según el RETIE.</w:t>
            </w:r>
          </w:p>
          <w:p w:rsidR="004D6FF5">
            <w:pPr>
              <w:jc w:val="both"/>
              <w:rPr>
                <w:sz w:val="22"/>
                <w:szCs w:val="22"/>
              </w:rPr>
            </w:pPr>
            <w:r>
              <w:rPr>
                <w:sz w:val="22"/>
                <w:szCs w:val="22"/>
              </w:rPr>
              <w:t>Retroalimentación negativa:</w:t>
            </w:r>
          </w:p>
          <w:p w:rsidR="004D6FF5">
            <w:pPr>
              <w:jc w:val="both"/>
              <w:rPr>
                <w:sz w:val="22"/>
                <w:szCs w:val="22"/>
              </w:rPr>
            </w:pPr>
            <w:r>
              <w:rPr>
                <w:sz w:val="22"/>
                <w:szCs w:val="22"/>
              </w:rPr>
              <w:t xml:space="preserve">Lastimosamente, no ha acertado, se le invita a repasar el componente formativo. </w:t>
            </w:r>
          </w:p>
        </w:tc>
        <w:tc>
          <w:tcPr>
            <w:tcW w:w="4695" w:type="dxa"/>
            <w:shd w:val="clear" w:color="auto" w:fill="auto"/>
            <w:tcMar>
              <w:top w:w="100" w:type="dxa"/>
              <w:left w:w="100" w:type="dxa"/>
              <w:bottom w:w="100" w:type="dxa"/>
              <w:right w:w="100" w:type="dxa"/>
            </w:tcMar>
          </w:tcPr>
          <w:p w:rsidR="004D6FF5">
            <w:pPr>
              <w:widowControl w:val="0"/>
              <w:rPr>
                <w:color w:val="999999"/>
                <w:sz w:val="22"/>
                <w:szCs w:val="22"/>
              </w:rPr>
            </w:pPr>
            <w:r>
              <w:rPr>
                <w:sz w:val="22"/>
                <w:szCs w:val="22"/>
              </w:rPr>
              <w:t>Riesgo</w:t>
            </w:r>
          </w:p>
          <w:p w:rsidR="004D6FF5">
            <w:pPr>
              <w:widowControl w:val="0"/>
              <w:jc w:val="center"/>
              <w:rPr>
                <w:sz w:val="22"/>
                <w:szCs w:val="22"/>
              </w:rPr>
            </w:pPr>
            <w:sdt>
              <w:sdtPr>
                <w:tag w:val="goog_rdk_80"/>
                <w:id w:val="-1563549279"/>
                <w:richText/>
              </w:sdtPr>
              <w:sdtContent/>
            </w:sdt>
            <w:r>
              <w:rPr>
                <w:noProof/>
              </w:rPr>
              <w:drawing>
                <wp:inline distT="114300" distB="114300" distL="114300" distR="114300">
                  <wp:extent cx="2115503" cy="1341711"/>
                  <wp:effectExtent l="0" t="0" r="0" b="0"/>
                  <wp:docPr id="584" name="Imagen 584"/>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xmlns:r="http://schemas.openxmlformats.org/officeDocument/2006/relationships" r:embed="rId82"/>
                          <a:stretch>
                            <a:fillRect/>
                          </a:stretch>
                        </pic:blipFill>
                        <pic:spPr>
                          <a:xfrm>
                            <a:off x="0" y="0"/>
                            <a:ext cx="2115503" cy="1341711"/>
                          </a:xfrm>
                          <a:prstGeom prst="rect">
                            <a:avLst/>
                          </a:prstGeom>
                        </pic:spPr>
                      </pic:pic>
                    </a:graphicData>
                  </a:graphic>
                </wp:inline>
              </w:drawing>
            </w:r>
          </w:p>
          <w:p w:rsidR="004D6FF5">
            <w:pPr>
              <w:widowControl w:val="0"/>
              <w:rPr>
                <w:sz w:val="22"/>
                <w:szCs w:val="22"/>
              </w:rPr>
            </w:pPr>
          </w:p>
          <w:p w:rsidR="004D6FF5">
            <w:pPr>
              <w:widowControl w:val="0"/>
              <w:rPr>
                <w:sz w:val="22"/>
                <w:szCs w:val="22"/>
              </w:rPr>
            </w:pPr>
            <w:r>
              <w:rPr>
                <w:sz w:val="22"/>
                <w:szCs w:val="22"/>
              </w:rPr>
              <w:t>Imagen: 228116_i33</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Arcos eléctricos </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Cortocircuito</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Contacto directo</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La luz </w:t>
            </w:r>
            <w:r>
              <w:rPr>
                <w:sz w:val="22"/>
                <w:szCs w:val="22"/>
                <w:highlight w:val="yellow"/>
              </w:rPr>
              <w:t>(correcta)</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sz w:val="22"/>
                <w:szCs w:val="22"/>
              </w:rPr>
            </w:pPr>
            <w:r>
              <w:rPr>
                <w:sz w:val="22"/>
                <w:szCs w:val="22"/>
              </w:rPr>
              <w:t>¿Cuál no forma parte del informe de instalación?</w:t>
            </w: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r>
              <w:rPr>
                <w:sz w:val="22"/>
                <w:szCs w:val="22"/>
              </w:rPr>
              <w:t>Retroalimentación positiva:</w:t>
            </w:r>
          </w:p>
          <w:p w:rsidR="004D6FF5">
            <w:pPr>
              <w:jc w:val="both"/>
              <w:rPr>
                <w:sz w:val="22"/>
                <w:szCs w:val="22"/>
              </w:rPr>
            </w:pPr>
            <w:r>
              <w:rPr>
                <w:sz w:val="22"/>
                <w:szCs w:val="22"/>
              </w:rPr>
              <w:t>Muy bien, la propuesta económica no forma parte del informe de instalación.</w:t>
            </w:r>
          </w:p>
          <w:p w:rsidR="004D6FF5">
            <w:pPr>
              <w:jc w:val="both"/>
              <w:rPr>
                <w:sz w:val="22"/>
                <w:szCs w:val="22"/>
              </w:rPr>
            </w:pPr>
            <w:r>
              <w:rPr>
                <w:sz w:val="22"/>
                <w:szCs w:val="22"/>
              </w:rPr>
              <w:t>Retroalimentación negativa:</w:t>
            </w:r>
          </w:p>
          <w:p w:rsidR="004D6FF5">
            <w:pPr>
              <w:jc w:val="both"/>
              <w:rPr>
                <w:sz w:val="22"/>
                <w:szCs w:val="22"/>
              </w:rPr>
            </w:pPr>
            <w:r>
              <w:rPr>
                <w:sz w:val="22"/>
                <w:szCs w:val="22"/>
              </w:rPr>
              <w:t>Lastimosamente, no ha acertado, se le invita a repasar el componente formativo.</w:t>
            </w:r>
          </w:p>
        </w:tc>
        <w:tc>
          <w:tcPr>
            <w:tcW w:w="4695" w:type="dxa"/>
            <w:shd w:val="clear" w:color="auto" w:fill="auto"/>
            <w:tcMar>
              <w:top w:w="100" w:type="dxa"/>
              <w:left w:w="100" w:type="dxa"/>
              <w:bottom w:w="100" w:type="dxa"/>
              <w:right w:w="100" w:type="dxa"/>
            </w:tcMar>
          </w:tcPr>
          <w:p w:rsidR="004D6FF5">
            <w:pPr>
              <w:widowControl w:val="0"/>
              <w:rPr>
                <w:color w:val="999999"/>
                <w:sz w:val="22"/>
                <w:szCs w:val="22"/>
              </w:rPr>
            </w:pPr>
            <w:r>
              <w:rPr>
                <w:sz w:val="22"/>
                <w:szCs w:val="22"/>
              </w:rPr>
              <w:t>Informe</w:t>
            </w:r>
          </w:p>
          <w:p w:rsidR="004D6FF5">
            <w:pPr>
              <w:widowControl w:val="0"/>
              <w:jc w:val="center"/>
              <w:rPr>
                <w:sz w:val="22"/>
                <w:szCs w:val="22"/>
              </w:rPr>
            </w:pPr>
            <w:r>
              <w:rPr>
                <w:noProof/>
              </w:rPr>
              <w:drawing>
                <wp:inline distT="114300" distB="114300" distL="114300" distR="114300">
                  <wp:extent cx="2086928" cy="1393619"/>
                  <wp:effectExtent l="0" t="0" r="0" b="0"/>
                  <wp:docPr id="585" name="Imagen 585"/>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xmlns:r="http://schemas.openxmlformats.org/officeDocument/2006/relationships" r:embed="rId83"/>
                          <a:stretch>
                            <a:fillRect/>
                          </a:stretch>
                        </pic:blipFill>
                        <pic:spPr>
                          <a:xfrm>
                            <a:off x="0" y="0"/>
                            <a:ext cx="2086928" cy="1393619"/>
                          </a:xfrm>
                          <a:prstGeom prst="rect">
                            <a:avLst/>
                          </a:prstGeom>
                        </pic:spPr>
                      </pic:pic>
                    </a:graphicData>
                  </a:graphic>
                </wp:inline>
              </w:drawing>
            </w:r>
          </w:p>
          <w:p w:rsidR="004D6FF5">
            <w:pPr>
              <w:widowControl w:val="0"/>
              <w:rPr>
                <w:sz w:val="22"/>
                <w:szCs w:val="22"/>
              </w:rPr>
            </w:pPr>
            <w:r>
              <w:rPr>
                <w:sz w:val="22"/>
                <w:szCs w:val="22"/>
              </w:rPr>
              <w:t>Imagen: 228116_i34</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sz w:val="22"/>
                <w:szCs w:val="22"/>
              </w:rPr>
            </w:pPr>
            <w:r>
              <w:rPr>
                <w:sz w:val="22"/>
                <w:szCs w:val="22"/>
              </w:rPr>
              <w:t xml:space="preserve">Reglamentaciones eléctricas </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Señalización de seguridad</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sz w:val="22"/>
                <w:szCs w:val="22"/>
              </w:rPr>
            </w:pPr>
            <w:r>
              <w:rPr>
                <w:sz w:val="22"/>
                <w:szCs w:val="22"/>
              </w:rPr>
              <w:t>Riesgos eléctricos</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Propuesta económica </w:t>
            </w:r>
            <w:r>
              <w:rPr>
                <w:sz w:val="22"/>
                <w:szCs w:val="22"/>
                <w:highlight w:val="yellow"/>
              </w:rPr>
              <w:t>(correcta)</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sz w:val="22"/>
                <w:szCs w:val="22"/>
              </w:rPr>
            </w:pPr>
            <w:r>
              <w:rPr>
                <w:sz w:val="22"/>
                <w:szCs w:val="22"/>
              </w:rPr>
              <w:t>¿Cuál no es un evento del proceso de planificación?</w:t>
            </w: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p>
          <w:p w:rsidR="004D6FF5">
            <w:pPr>
              <w:jc w:val="both"/>
              <w:rPr>
                <w:sz w:val="22"/>
                <w:szCs w:val="22"/>
              </w:rPr>
            </w:pPr>
            <w:r>
              <w:rPr>
                <w:sz w:val="22"/>
                <w:szCs w:val="22"/>
              </w:rPr>
              <w:t>Retroalimentación positiva:</w:t>
            </w:r>
          </w:p>
          <w:p w:rsidR="004D6FF5">
            <w:pPr>
              <w:jc w:val="both"/>
              <w:rPr>
                <w:sz w:val="22"/>
                <w:szCs w:val="22"/>
              </w:rPr>
            </w:pPr>
            <w:r>
              <w:rPr>
                <w:sz w:val="22"/>
                <w:szCs w:val="22"/>
              </w:rPr>
              <w:t>Muy bien, plan y horario de trabajo no son un evento del proceso de planificación.</w:t>
            </w:r>
          </w:p>
          <w:p w:rsidR="004D6FF5">
            <w:pPr>
              <w:jc w:val="both"/>
              <w:rPr>
                <w:sz w:val="22"/>
                <w:szCs w:val="22"/>
              </w:rPr>
            </w:pPr>
            <w:r>
              <w:rPr>
                <w:sz w:val="22"/>
                <w:szCs w:val="22"/>
              </w:rPr>
              <w:t>Retroalimentación negativa:</w:t>
            </w:r>
          </w:p>
          <w:p w:rsidR="004D6FF5">
            <w:pPr>
              <w:jc w:val="both"/>
              <w:rPr>
                <w:sz w:val="22"/>
                <w:szCs w:val="22"/>
              </w:rPr>
            </w:pPr>
            <w:r>
              <w:rPr>
                <w:sz w:val="22"/>
                <w:szCs w:val="22"/>
              </w:rPr>
              <w:t>Lastimosamente, no ha acertado, se le invita a repasar el componente formativo.</w:t>
            </w:r>
          </w:p>
        </w:tc>
        <w:tc>
          <w:tcPr>
            <w:tcW w:w="4695" w:type="dxa"/>
            <w:shd w:val="clear" w:color="auto" w:fill="auto"/>
            <w:tcMar>
              <w:top w:w="100" w:type="dxa"/>
              <w:left w:w="100" w:type="dxa"/>
              <w:bottom w:w="100" w:type="dxa"/>
              <w:right w:w="100" w:type="dxa"/>
            </w:tcMar>
          </w:tcPr>
          <w:p w:rsidR="004D6FF5">
            <w:pPr>
              <w:widowControl w:val="0"/>
              <w:rPr>
                <w:sz w:val="22"/>
                <w:szCs w:val="22"/>
              </w:rPr>
            </w:pPr>
            <w:r>
              <w:rPr>
                <w:sz w:val="22"/>
                <w:szCs w:val="22"/>
              </w:rPr>
              <w:t>Planificación</w:t>
            </w:r>
          </w:p>
          <w:p w:rsidR="004D6FF5">
            <w:pPr>
              <w:widowControl w:val="0"/>
              <w:jc w:val="center"/>
              <w:rPr>
                <w:color w:val="999999"/>
                <w:sz w:val="22"/>
                <w:szCs w:val="22"/>
              </w:rPr>
            </w:pPr>
            <w:sdt>
              <w:sdtPr>
                <w:tag w:val="goog_rdk_81"/>
                <w:id w:val="-53706452"/>
                <w:richText/>
              </w:sdtPr>
              <w:sdtContent/>
            </w:sdt>
            <w:r>
              <w:rPr>
                <w:noProof/>
                <w:color w:val="999999"/>
              </w:rPr>
              <w:drawing>
                <wp:inline distT="114300" distB="114300" distL="114300" distR="114300">
                  <wp:extent cx="2153603" cy="1468365"/>
                  <wp:effectExtent l="0" t="0" r="0" b="0"/>
                  <wp:docPr id="586" name="Imagen 586"/>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xmlns:r="http://schemas.openxmlformats.org/officeDocument/2006/relationships" r:embed="rId84"/>
                          <a:stretch>
                            <a:fillRect/>
                          </a:stretch>
                        </pic:blipFill>
                        <pic:spPr>
                          <a:xfrm>
                            <a:off x="0" y="0"/>
                            <a:ext cx="2153603" cy="1468365"/>
                          </a:xfrm>
                          <a:prstGeom prst="rect">
                            <a:avLst/>
                          </a:prstGeom>
                        </pic:spPr>
                      </pic:pic>
                    </a:graphicData>
                  </a:graphic>
                </wp:inline>
              </w:drawing>
            </w:r>
          </w:p>
          <w:p w:rsidR="004D6FF5">
            <w:pPr>
              <w:widowControl w:val="0"/>
              <w:rPr>
                <w:sz w:val="22"/>
                <w:szCs w:val="22"/>
              </w:rPr>
            </w:pPr>
          </w:p>
          <w:p w:rsidR="004D6FF5">
            <w:pPr>
              <w:widowControl w:val="0"/>
              <w:rPr>
                <w:color w:val="999999"/>
                <w:sz w:val="22"/>
                <w:szCs w:val="22"/>
              </w:rPr>
            </w:pPr>
            <w:r>
              <w:rPr>
                <w:sz w:val="22"/>
                <w:szCs w:val="22"/>
              </w:rPr>
              <w:t>Imagen: 228116_i35</w:t>
            </w:r>
          </w:p>
        </w:tc>
      </w:tr>
      <w:tr>
        <w:tblPrEx>
          <w:tblW w:w="13404" w:type="dxa"/>
          <w:tblInd w:w="-100" w:type="dxa"/>
          <w:tblLayout w:type="fixed"/>
          <w:tblLook w:val="0600"/>
        </w:tblPrEx>
        <w:trPr>
          <w:trHeight w:val="45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Plan y horario de trabajo </w:t>
            </w:r>
            <w:r>
              <w:rPr>
                <w:sz w:val="22"/>
                <w:szCs w:val="22"/>
                <w:highlight w:val="yellow"/>
              </w:rPr>
              <w:t>(correcta)</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Plan y horario para la inspección </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Identificación de las áreas de riesgo</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Zonas restringidas </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¿Cuál es un elemento del cableado estructurado?</w:t>
            </w:r>
          </w:p>
          <w:p w:rsidR="004D6FF5">
            <w:pPr>
              <w:jc w:val="both"/>
              <w:rPr>
                <w:color w:val="999999"/>
                <w:sz w:val="22"/>
                <w:szCs w:val="22"/>
              </w:rPr>
            </w:pPr>
          </w:p>
          <w:p w:rsidR="004D6FF5">
            <w:pPr>
              <w:jc w:val="both"/>
              <w:rPr>
                <w:color w:val="999999"/>
                <w:sz w:val="22"/>
                <w:szCs w:val="22"/>
              </w:rPr>
            </w:pPr>
          </w:p>
          <w:p w:rsidR="004D6FF5">
            <w:pPr>
              <w:jc w:val="both"/>
              <w:rPr>
                <w:color w:val="999999"/>
                <w:sz w:val="22"/>
                <w:szCs w:val="22"/>
              </w:rPr>
            </w:pPr>
          </w:p>
          <w:p w:rsidR="004D6FF5">
            <w:pPr>
              <w:jc w:val="both"/>
              <w:rPr>
                <w:color w:val="999999"/>
                <w:sz w:val="22"/>
                <w:szCs w:val="22"/>
              </w:rPr>
            </w:pPr>
          </w:p>
          <w:p w:rsidR="004D6FF5">
            <w:pPr>
              <w:jc w:val="both"/>
              <w:rPr>
                <w:color w:val="999999"/>
                <w:sz w:val="22"/>
                <w:szCs w:val="22"/>
              </w:rPr>
            </w:pPr>
          </w:p>
          <w:p w:rsidR="004D6FF5">
            <w:pPr>
              <w:jc w:val="both"/>
              <w:rPr>
                <w:color w:val="999999"/>
                <w:sz w:val="22"/>
                <w:szCs w:val="22"/>
              </w:rPr>
            </w:pPr>
          </w:p>
          <w:p w:rsidR="004D6FF5">
            <w:pPr>
              <w:jc w:val="both"/>
              <w:rPr>
                <w:color w:val="999999"/>
                <w:sz w:val="22"/>
                <w:szCs w:val="22"/>
              </w:rPr>
            </w:pPr>
          </w:p>
          <w:p w:rsidR="004D6FF5">
            <w:pPr>
              <w:jc w:val="both"/>
              <w:rPr>
                <w:sz w:val="22"/>
                <w:szCs w:val="22"/>
              </w:rPr>
            </w:pPr>
            <w:r>
              <w:rPr>
                <w:sz w:val="22"/>
                <w:szCs w:val="22"/>
              </w:rPr>
              <w:t>Retroalimentación positiva:</w:t>
            </w:r>
          </w:p>
          <w:p w:rsidR="004D6FF5">
            <w:pPr>
              <w:jc w:val="both"/>
              <w:rPr>
                <w:sz w:val="22"/>
                <w:szCs w:val="22"/>
              </w:rPr>
            </w:pPr>
            <w:r>
              <w:rPr>
                <w:sz w:val="22"/>
                <w:szCs w:val="22"/>
              </w:rPr>
              <w:t>Muy bien, el cableado horizontal es un elemento del cableado estructurado.</w:t>
            </w:r>
          </w:p>
          <w:p w:rsidR="004D6FF5">
            <w:pPr>
              <w:jc w:val="both"/>
              <w:rPr>
                <w:sz w:val="22"/>
                <w:szCs w:val="22"/>
              </w:rPr>
            </w:pPr>
            <w:r>
              <w:rPr>
                <w:sz w:val="22"/>
                <w:szCs w:val="22"/>
              </w:rPr>
              <w:t>Retroalimentación negativa:</w:t>
            </w:r>
          </w:p>
          <w:p w:rsidR="004D6FF5">
            <w:pPr>
              <w:jc w:val="both"/>
              <w:rPr>
                <w:color w:val="999999"/>
                <w:sz w:val="22"/>
                <w:szCs w:val="22"/>
              </w:rPr>
            </w:pPr>
            <w:r>
              <w:rPr>
                <w:sz w:val="22"/>
                <w:szCs w:val="22"/>
              </w:rPr>
              <w:t>Lastimosamente, no ha acertado, se le invita a repasar el componente formativo.</w:t>
            </w:r>
          </w:p>
        </w:tc>
        <w:tc>
          <w:tcPr>
            <w:tcW w:w="4695" w:type="dxa"/>
            <w:shd w:val="clear" w:color="auto" w:fill="auto"/>
            <w:tcMar>
              <w:top w:w="100" w:type="dxa"/>
              <w:left w:w="100" w:type="dxa"/>
              <w:bottom w:w="100" w:type="dxa"/>
              <w:right w:w="100" w:type="dxa"/>
            </w:tcMar>
          </w:tcPr>
          <w:p w:rsidR="004D6FF5">
            <w:pPr>
              <w:jc w:val="both"/>
              <w:rPr>
                <w:sz w:val="22"/>
                <w:szCs w:val="22"/>
              </w:rPr>
            </w:pPr>
            <w:r>
              <w:rPr>
                <w:sz w:val="22"/>
                <w:szCs w:val="22"/>
              </w:rPr>
              <w:t>Cableado estructurado</w:t>
            </w:r>
          </w:p>
          <w:p w:rsidR="004D6FF5">
            <w:pPr>
              <w:jc w:val="center"/>
              <w:rPr>
                <w:color w:val="999999"/>
                <w:sz w:val="22"/>
                <w:szCs w:val="22"/>
              </w:rPr>
            </w:pPr>
            <w:r>
              <w:rPr>
                <w:noProof/>
                <w:color w:val="999999"/>
              </w:rPr>
              <w:drawing>
                <wp:inline distT="114300" distB="114300" distL="114300" distR="114300">
                  <wp:extent cx="2408747" cy="1648941"/>
                  <wp:effectExtent l="0" t="0" r="0" b="0"/>
                  <wp:docPr id="587" name="Imagen 587"/>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xmlns:r="http://schemas.openxmlformats.org/officeDocument/2006/relationships" r:embed="rId85"/>
                          <a:stretch>
                            <a:fillRect/>
                          </a:stretch>
                        </pic:blipFill>
                        <pic:spPr>
                          <a:xfrm>
                            <a:off x="0" y="0"/>
                            <a:ext cx="2408747" cy="1648941"/>
                          </a:xfrm>
                          <a:prstGeom prst="rect">
                            <a:avLst/>
                          </a:prstGeom>
                        </pic:spPr>
                      </pic:pic>
                    </a:graphicData>
                  </a:graphic>
                </wp:inline>
              </w:drawing>
            </w:r>
          </w:p>
          <w:p w:rsidR="004D6FF5">
            <w:pPr>
              <w:jc w:val="both"/>
              <w:rPr>
                <w:color w:val="999999"/>
                <w:sz w:val="22"/>
                <w:szCs w:val="22"/>
              </w:rPr>
            </w:pPr>
          </w:p>
          <w:p w:rsidR="004D6FF5">
            <w:pPr>
              <w:widowControl w:val="0"/>
              <w:rPr>
                <w:color w:val="999999"/>
                <w:sz w:val="22"/>
                <w:szCs w:val="22"/>
              </w:rPr>
            </w:pPr>
            <w:r>
              <w:rPr>
                <w:sz w:val="22"/>
                <w:szCs w:val="22"/>
              </w:rPr>
              <w:t>Imagen: 228116_i36</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Cajas de distribución </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Acometida eléctrica</w:t>
            </w:r>
          </w:p>
        </w:tc>
      </w:tr>
      <w:tr>
        <w:tblPrEx>
          <w:tblW w:w="13404" w:type="dxa"/>
          <w:tblInd w:w="-100" w:type="dxa"/>
          <w:tblLayout w:type="fixed"/>
          <w:tblLook w:val="0600"/>
        </w:tblPrEx>
        <w:trPr>
          <w:trHeight w:val="420"/>
        </w:trPr>
        <w:tc>
          <w:tcPr>
            <w:tcW w:w="8709" w:type="dxa"/>
            <w:gridSpan w:val="2"/>
            <w:shd w:val="clear" w:color="auto" w:fill="auto"/>
            <w:tcMar>
              <w:top w:w="100" w:type="dxa"/>
              <w:left w:w="100" w:type="dxa"/>
              <w:bottom w:w="100" w:type="dxa"/>
              <w:right w:w="100" w:type="dxa"/>
            </w:tcMar>
          </w:tcPr>
          <w:p w:rsidR="004D6FF5">
            <w:pPr>
              <w:jc w:val="both"/>
              <w:rPr>
                <w:color w:val="999999"/>
                <w:sz w:val="22"/>
                <w:szCs w:val="22"/>
              </w:rPr>
            </w:pPr>
            <w:r>
              <w:rPr>
                <w:sz w:val="22"/>
                <w:szCs w:val="22"/>
              </w:rPr>
              <w:t>Toma corriente</w:t>
            </w:r>
          </w:p>
        </w:tc>
        <w:tc>
          <w:tcPr>
            <w:tcW w:w="4695" w:type="dxa"/>
            <w:shd w:val="clear" w:color="auto" w:fill="auto"/>
            <w:tcMar>
              <w:top w:w="100" w:type="dxa"/>
              <w:left w:w="100" w:type="dxa"/>
              <w:bottom w:w="100" w:type="dxa"/>
              <w:right w:w="100" w:type="dxa"/>
            </w:tcMar>
          </w:tcPr>
          <w:p w:rsidR="004D6FF5">
            <w:pPr>
              <w:jc w:val="both"/>
              <w:rPr>
                <w:color w:val="999999"/>
                <w:sz w:val="22"/>
                <w:szCs w:val="22"/>
              </w:rPr>
            </w:pPr>
            <w:r>
              <w:rPr>
                <w:sz w:val="22"/>
                <w:szCs w:val="22"/>
              </w:rPr>
              <w:t xml:space="preserve">Cableado horizontal </w:t>
            </w:r>
            <w:r>
              <w:rPr>
                <w:sz w:val="22"/>
                <w:szCs w:val="22"/>
                <w:highlight w:val="yellow"/>
              </w:rPr>
              <w:t>(correcta)</w:t>
            </w:r>
          </w:p>
        </w:tc>
      </w:tr>
    </w:tbl>
    <w:p w:rsidR="004D6FF5"/>
    <w:p w:rsidR="004D6FF5">
      <w:pPr>
        <w:spacing w:after="120" w:line="240" w:lineRule="auto"/>
        <w:jc w:val="both"/>
        <w:rPr>
          <w:b/>
        </w:rPr>
      </w:pPr>
    </w:p>
    <w:p w:rsidR="004D6FF5">
      <w:pPr>
        <w:spacing w:after="120" w:line="240" w:lineRule="auto"/>
        <w:jc w:val="both"/>
        <w:rPr>
          <w:b/>
        </w:rPr>
      </w:pPr>
    </w:p>
    <w:p w:rsidR="004D6FF5" w:rsidRPr="006219F1">
      <w:pPr>
        <w:spacing w:after="120" w:line="240" w:lineRule="auto"/>
        <w:jc w:val="both"/>
        <w:rPr>
          <w:b/>
        </w:rPr>
      </w:pPr>
      <w:r w:rsidRPr="006219F1">
        <w:rPr>
          <w:b/>
        </w:rPr>
        <w:t>MATERIAL COMPLEMENTARIO</w:t>
      </w:r>
    </w:p>
    <w:p w:rsidR="004D6FF5" w:rsidRPr="006219F1">
      <w:pPr>
        <w:spacing w:after="120" w:line="240" w:lineRule="auto"/>
        <w:jc w:val="both"/>
      </w:pPr>
    </w:p>
    <w:tbl>
      <w:tblPr>
        <w:tblStyle w:val="afffffffffff7"/>
        <w:tblW w:w="1389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20"/>
        <w:gridCol w:w="3285"/>
        <w:gridCol w:w="3315"/>
        <w:gridCol w:w="5070"/>
      </w:tblGrid>
      <w:tr>
        <w:tblPrEx>
          <w:tblW w:w="1389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580"/>
        </w:trPr>
        <w:tc>
          <w:tcPr>
            <w:tcW w:w="2220" w:type="dxa"/>
            <w:shd w:val="clear" w:color="auto" w:fill="CFE2F3"/>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Tipo de recurso</w:t>
            </w:r>
          </w:p>
        </w:tc>
        <w:tc>
          <w:tcPr>
            <w:tcW w:w="11670" w:type="dxa"/>
            <w:gridSpan w:val="3"/>
            <w:shd w:val="clear" w:color="auto" w:fill="CFE2F3"/>
            <w:tcMar>
              <w:top w:w="100" w:type="dxa"/>
              <w:left w:w="100" w:type="dxa"/>
              <w:bottom w:w="100" w:type="dxa"/>
              <w:right w:w="100" w:type="dxa"/>
            </w:tcMar>
          </w:tcPr>
          <w:p w:rsidR="004D6FF5" w:rsidRPr="002310D2">
            <w:pPr>
              <w:keepNext/>
              <w:keepLines/>
              <w:widowControl w:val="0"/>
              <w:spacing w:after="120"/>
              <w:jc w:val="both"/>
              <w:rPr>
                <w:sz w:val="22"/>
                <w:szCs w:val="22"/>
              </w:rPr>
            </w:pPr>
            <w:r w:rsidRPr="002310D2">
              <w:rPr>
                <w:sz w:val="22"/>
                <w:szCs w:val="22"/>
              </w:rPr>
              <w:t>Material complementario</w:t>
            </w:r>
          </w:p>
        </w:tc>
      </w:tr>
      <w:tr>
        <w:tblPrEx>
          <w:tblW w:w="13890" w:type="dxa"/>
          <w:tblInd w:w="-125" w:type="dxa"/>
          <w:tblLayout w:type="fixed"/>
          <w:tblLook w:val="0600"/>
        </w:tblPrEx>
        <w:tc>
          <w:tcPr>
            <w:tcW w:w="222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Tema</w:t>
            </w:r>
          </w:p>
        </w:tc>
        <w:tc>
          <w:tcPr>
            <w:tcW w:w="328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Referencia APA del material</w:t>
            </w:r>
          </w:p>
        </w:tc>
        <w:tc>
          <w:tcPr>
            <w:tcW w:w="331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tipo</w:t>
            </w:r>
          </w:p>
        </w:tc>
        <w:tc>
          <w:tcPr>
            <w:tcW w:w="507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Enlace</w:t>
            </w:r>
          </w:p>
        </w:tc>
      </w:tr>
      <w:tr>
        <w:tblPrEx>
          <w:tblW w:w="13890" w:type="dxa"/>
          <w:tblInd w:w="-125" w:type="dxa"/>
          <w:tblLayout w:type="fixed"/>
          <w:tblLook w:val="0600"/>
        </w:tblPrEx>
        <w:tc>
          <w:tcPr>
            <w:tcW w:w="222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Instalación de redes</w:t>
            </w:r>
          </w:p>
        </w:tc>
        <w:tc>
          <w:tcPr>
            <w:tcW w:w="3285" w:type="dxa"/>
            <w:shd w:val="clear" w:color="auto" w:fill="auto"/>
            <w:tcMar>
              <w:top w:w="100" w:type="dxa"/>
              <w:left w:w="100" w:type="dxa"/>
              <w:bottom w:w="100" w:type="dxa"/>
              <w:right w:w="100" w:type="dxa"/>
            </w:tcMar>
          </w:tcPr>
          <w:p w:rsidR="004D6FF5" w:rsidRPr="002310D2">
            <w:pPr>
              <w:widowControl w:val="0"/>
              <w:spacing w:after="120"/>
              <w:jc w:val="both"/>
              <w:rPr>
                <w:b w:val="0"/>
                <w:sz w:val="22"/>
                <w:szCs w:val="22"/>
              </w:rPr>
            </w:pPr>
            <w:r w:rsidRPr="002310D2">
              <w:rPr>
                <w:b w:val="0"/>
                <w:sz w:val="22"/>
                <w:szCs w:val="22"/>
              </w:rPr>
              <w:t xml:space="preserve">Ramos, A. (s.f.). Instalación y mantenimiento de redes informáticas. Aspectos fundamentales sobre redes [Documento web]. Instituto Técnico Integral. </w:t>
            </w:r>
            <w:r>
              <w:fldChar w:fldCharType="begin"/>
            </w:r>
            <w:r>
              <w:instrText xml:space="preserve"> HYPERLINK "https://www.trabajosocial.unlp.edu.ar/uploads/docs/instalacion_y_mantenimiento_de_redes_informaticas__aspectos_fundamentales_sobre_redes_.pdf" </w:instrText>
            </w:r>
            <w:r>
              <w:fldChar w:fldCharType="separate"/>
            </w:r>
            <w:r w:rsidRPr="002310D2">
              <w:rPr>
                <w:sz w:val="22"/>
                <w:szCs w:val="22"/>
                <w:u w:val="single"/>
              </w:rPr>
              <w:t>https://www.trabajosocial.unlp.edu.ar/uploads/docs/instalacion_y_mantenimiento_de_redes_informaticas__aspectos_fundamentales_sobre_redes_.pdf</w:t>
            </w:r>
            <w:r>
              <w:fldChar w:fldCharType="end"/>
            </w:r>
          </w:p>
        </w:tc>
        <w:tc>
          <w:tcPr>
            <w:tcW w:w="331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Artículo </w:t>
            </w:r>
          </w:p>
        </w:tc>
        <w:tc>
          <w:tcPr>
            <w:tcW w:w="507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fldChar w:fldCharType="begin"/>
            </w:r>
            <w:r>
              <w:instrText xml:space="preserve"> HYPERLINK "https://www.trabajosocial.unlp.edu.ar/uploads/docs/instalacion_y_mantenimiento_de_redes_informaticas__aspectos_fundamentales_sobre_redes_.pdf" </w:instrText>
            </w:r>
            <w:r>
              <w:fldChar w:fldCharType="separate"/>
            </w:r>
            <w:r w:rsidRPr="002310D2">
              <w:rPr>
                <w:sz w:val="22"/>
                <w:szCs w:val="22"/>
                <w:u w:val="single"/>
              </w:rPr>
              <w:t>https://www.trabajosocial.unlp.edu.ar/uploads/docs/instalacion_y_mantenimiento_de_redes_informaticas__aspectos_fundamentales_sobre_redes_.pdf</w:t>
            </w:r>
            <w:r>
              <w:fldChar w:fldCharType="end"/>
            </w:r>
          </w:p>
          <w:p w:rsidR="004D6FF5" w:rsidRPr="002310D2">
            <w:pPr>
              <w:widowControl w:val="0"/>
              <w:spacing w:after="120"/>
              <w:jc w:val="both"/>
              <w:rPr>
                <w:sz w:val="22"/>
                <w:szCs w:val="22"/>
              </w:rPr>
            </w:pPr>
          </w:p>
        </w:tc>
      </w:tr>
      <w:tr>
        <w:tblPrEx>
          <w:tblW w:w="13890" w:type="dxa"/>
          <w:tblInd w:w="-125" w:type="dxa"/>
          <w:tblLayout w:type="fixed"/>
          <w:tblLook w:val="0600"/>
        </w:tblPrEx>
        <w:tc>
          <w:tcPr>
            <w:tcW w:w="222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Análisis de precios unitarios </w:t>
            </w:r>
          </w:p>
        </w:tc>
        <w:tc>
          <w:tcPr>
            <w:tcW w:w="328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b w:val="0"/>
                <w:sz w:val="22"/>
                <w:szCs w:val="22"/>
              </w:rPr>
              <w:t>Rico, B. (2019, diciembre 13). Presupuesto de las instalaciones eléctricas [Documento web].</w:t>
            </w:r>
            <w:r w:rsidRPr="002310D2">
              <w:rPr>
                <w:sz w:val="22"/>
                <w:szCs w:val="22"/>
              </w:rPr>
              <w:t xml:space="preserve">  </w:t>
            </w:r>
            <w:r>
              <w:fldChar w:fldCharType="begin"/>
            </w:r>
            <w:r>
              <w:instrText xml:space="preserve"> HYPERLINK "https://supermalla.com/instalaciones-electricas/presupuesto-de-las-instalaciones-electricas/" </w:instrText>
            </w:r>
            <w:r>
              <w:fldChar w:fldCharType="separate"/>
            </w:r>
            <w:r w:rsidRPr="002310D2">
              <w:rPr>
                <w:sz w:val="22"/>
                <w:szCs w:val="22"/>
                <w:u w:val="single"/>
              </w:rPr>
              <w:t>https://supermalla.com/instalaciones-electricas/presupuesto-de-las-instalaciones-electricas/</w:t>
            </w:r>
            <w:r>
              <w:fldChar w:fldCharType="end"/>
            </w:r>
          </w:p>
        </w:tc>
        <w:tc>
          <w:tcPr>
            <w:tcW w:w="331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Artículo </w:t>
            </w:r>
          </w:p>
        </w:tc>
        <w:tc>
          <w:tcPr>
            <w:tcW w:w="507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fldChar w:fldCharType="begin"/>
            </w:r>
            <w:r>
              <w:instrText xml:space="preserve"> HYPERLINK "https://supermalla.com/instalaciones-electricas/presupuesto-de-las-instalaciones-electricas/" </w:instrText>
            </w:r>
            <w:r>
              <w:fldChar w:fldCharType="separate"/>
            </w:r>
            <w:r w:rsidRPr="002310D2">
              <w:rPr>
                <w:sz w:val="22"/>
                <w:szCs w:val="22"/>
                <w:u w:val="single"/>
              </w:rPr>
              <w:t>https://supermalla.com/instalaciones-electricas/presupuesto-de-las-instalaciones-electricas/</w:t>
            </w:r>
            <w:r>
              <w:fldChar w:fldCharType="end"/>
            </w:r>
          </w:p>
          <w:p w:rsidR="004D6FF5" w:rsidRPr="002310D2">
            <w:pPr>
              <w:widowControl w:val="0"/>
              <w:spacing w:after="120"/>
              <w:jc w:val="both"/>
              <w:rPr>
                <w:sz w:val="22"/>
                <w:szCs w:val="22"/>
              </w:rPr>
            </w:pPr>
          </w:p>
        </w:tc>
      </w:tr>
      <w:tr>
        <w:tblPrEx>
          <w:tblW w:w="13890" w:type="dxa"/>
          <w:tblInd w:w="-125" w:type="dxa"/>
          <w:tblLayout w:type="fixed"/>
          <w:tblLook w:val="0600"/>
        </w:tblPrEx>
        <w:trPr>
          <w:trHeight w:val="1935"/>
        </w:trPr>
        <w:tc>
          <w:tcPr>
            <w:tcW w:w="222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Propuesta económica </w:t>
            </w:r>
          </w:p>
        </w:tc>
        <w:tc>
          <w:tcPr>
            <w:tcW w:w="3285" w:type="dxa"/>
            <w:shd w:val="clear" w:color="auto" w:fill="auto"/>
            <w:tcMar>
              <w:top w:w="100" w:type="dxa"/>
              <w:left w:w="100" w:type="dxa"/>
              <w:bottom w:w="100" w:type="dxa"/>
              <w:right w:w="100" w:type="dxa"/>
            </w:tcMar>
          </w:tcPr>
          <w:p w:rsidR="004D6FF5" w:rsidRPr="002310D2">
            <w:pPr>
              <w:spacing w:after="165"/>
              <w:jc w:val="both"/>
              <w:rPr>
                <w:sz w:val="22"/>
                <w:szCs w:val="22"/>
              </w:rPr>
            </w:pPr>
            <w:r w:rsidRPr="002310D2">
              <w:rPr>
                <w:b w:val="0"/>
                <w:sz w:val="22"/>
                <w:szCs w:val="22"/>
              </w:rPr>
              <w:t xml:space="preserve">Restrepo, J. (2021). Presupuesto cableado estructurado para realizar a todo costo construcción UCI polivalente para pacientes adultos de la ESE Hospital Departamental San Antonio de Padua, La Plata – Huila.  </w:t>
            </w:r>
            <w:r>
              <w:fldChar w:fldCharType="begin"/>
            </w:r>
            <w:r>
              <w:instrText xml:space="preserve"> HYPERLINK "https://esesanantoniodepadua.gov.co/wp-content/uploads/2021/04/PRESUPUESTO-CABLEADO-ESTRUCTURADO-UCI-LA-PLATA.-feb2021.xls" </w:instrText>
            </w:r>
            <w:r>
              <w:fldChar w:fldCharType="separate"/>
            </w:r>
            <w:r w:rsidRPr="002310D2">
              <w:rPr>
                <w:sz w:val="22"/>
                <w:szCs w:val="22"/>
                <w:u w:val="single"/>
              </w:rPr>
              <w:t>https://esesanantoniodepadua.gov.co/wp-content/uploads/2021/04/PRESUPUESTO-CABLEADO-ESTRUCTURADO-UCI-LA-PLATA.-feb2021.xls</w:t>
            </w:r>
            <w:r>
              <w:fldChar w:fldCharType="end"/>
            </w:r>
          </w:p>
        </w:tc>
        <w:tc>
          <w:tcPr>
            <w:tcW w:w="331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Propuesta económica </w:t>
            </w:r>
          </w:p>
        </w:tc>
        <w:tc>
          <w:tcPr>
            <w:tcW w:w="5070" w:type="dxa"/>
            <w:shd w:val="clear" w:color="auto" w:fill="auto"/>
            <w:tcMar>
              <w:top w:w="100" w:type="dxa"/>
              <w:left w:w="100" w:type="dxa"/>
              <w:bottom w:w="100" w:type="dxa"/>
              <w:right w:w="100" w:type="dxa"/>
            </w:tcMar>
          </w:tcPr>
          <w:p w:rsidR="004D6FF5" w:rsidRPr="002310D2">
            <w:pPr>
              <w:spacing w:after="165"/>
              <w:jc w:val="both"/>
              <w:rPr>
                <w:sz w:val="22"/>
                <w:szCs w:val="22"/>
              </w:rPr>
            </w:pPr>
            <w:r>
              <w:fldChar w:fldCharType="begin"/>
            </w:r>
            <w:r>
              <w:instrText xml:space="preserve"> HYPERLINK "https://esesanantoniodepadua.gov.co/wp-content/uploads/2021/04/PRESUPUESTO-CABLEADO-ESTRUCTURADO-UCI-LA-PLATA.-feb2021.xls" </w:instrText>
            </w:r>
            <w:r>
              <w:fldChar w:fldCharType="separate"/>
            </w:r>
            <w:r w:rsidRPr="002310D2">
              <w:rPr>
                <w:sz w:val="22"/>
                <w:szCs w:val="22"/>
                <w:u w:val="single"/>
              </w:rPr>
              <w:t>https://esesanantoniodepadua.gov.co/wp-content/uploads/2021/04/PRESUPUESTO-CABLEADO-ESTRUCTURADO-UCI-LA-PLATA.-feb2021.xls</w:t>
            </w:r>
            <w:r>
              <w:fldChar w:fldCharType="end"/>
            </w:r>
          </w:p>
          <w:p w:rsidR="004D6FF5" w:rsidRPr="002310D2">
            <w:pPr>
              <w:spacing w:after="165"/>
              <w:jc w:val="both"/>
              <w:rPr>
                <w:sz w:val="22"/>
                <w:szCs w:val="22"/>
              </w:rPr>
            </w:pPr>
          </w:p>
          <w:p w:rsidR="004D6FF5" w:rsidRPr="002310D2">
            <w:pPr>
              <w:widowControl w:val="0"/>
              <w:spacing w:after="120"/>
              <w:jc w:val="both"/>
              <w:rPr>
                <w:sz w:val="22"/>
                <w:szCs w:val="22"/>
              </w:rPr>
            </w:pPr>
          </w:p>
        </w:tc>
      </w:tr>
      <w:tr>
        <w:tblPrEx>
          <w:tblW w:w="13890" w:type="dxa"/>
          <w:tblInd w:w="-125" w:type="dxa"/>
          <w:tblLayout w:type="fixed"/>
          <w:tblLook w:val="0600"/>
        </w:tblPrEx>
        <w:tc>
          <w:tcPr>
            <w:tcW w:w="222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Herramientas para instalar redes </w:t>
            </w:r>
          </w:p>
        </w:tc>
        <w:tc>
          <w:tcPr>
            <w:tcW w:w="328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b w:val="0"/>
                <w:sz w:val="22"/>
                <w:szCs w:val="22"/>
              </w:rPr>
              <w:t xml:space="preserve">Rubio, S. (2014). </w:t>
            </w:r>
            <w:r w:rsidRPr="002310D2">
              <w:rPr>
                <w:b w:val="0"/>
                <w:i/>
                <w:sz w:val="22"/>
                <w:szCs w:val="22"/>
              </w:rPr>
              <w:t>Estudio de herramientas para la gestión de las redes domésticas</w:t>
            </w:r>
            <w:r w:rsidRPr="002310D2">
              <w:rPr>
                <w:b w:val="0"/>
                <w:sz w:val="22"/>
                <w:szCs w:val="22"/>
              </w:rPr>
              <w:t xml:space="preserve">. [Proyecto de grado de Ingeniería Técnica en Informática de Sistemas, </w:t>
            </w:r>
            <w:r w:rsidRPr="002310D2">
              <w:rPr>
                <w:b w:val="0"/>
                <w:sz w:val="22"/>
                <w:szCs w:val="22"/>
              </w:rPr>
              <w:t>Universitat</w:t>
            </w:r>
            <w:r w:rsidRPr="002310D2">
              <w:rPr>
                <w:b w:val="0"/>
                <w:sz w:val="22"/>
                <w:szCs w:val="22"/>
              </w:rPr>
              <w:t xml:space="preserve"> </w:t>
            </w:r>
            <w:r w:rsidRPr="002310D2">
              <w:rPr>
                <w:b w:val="0"/>
                <w:sz w:val="22"/>
                <w:szCs w:val="22"/>
              </w:rPr>
              <w:t>Politècnica</w:t>
            </w:r>
            <w:r w:rsidRPr="002310D2">
              <w:rPr>
                <w:b w:val="0"/>
                <w:sz w:val="22"/>
                <w:szCs w:val="22"/>
              </w:rPr>
              <w:t xml:space="preserve"> de </w:t>
            </w:r>
            <w:r w:rsidRPr="002310D2">
              <w:rPr>
                <w:b w:val="0"/>
                <w:sz w:val="22"/>
                <w:szCs w:val="22"/>
              </w:rPr>
              <w:t xml:space="preserve">València] </w:t>
            </w:r>
            <w:r>
              <w:fldChar w:fldCharType="begin"/>
            </w:r>
            <w:r>
              <w:instrText xml:space="preserve"> HYPERLINK "https://riunet.upv.es/bitstream/handle/10251/39562/Memoria.pdf?sequence=1" </w:instrText>
            </w:r>
            <w:r>
              <w:fldChar w:fldCharType="separate"/>
            </w:r>
            <w:r w:rsidRPr="002310D2">
              <w:rPr>
                <w:u w:val="single"/>
              </w:rPr>
              <w:t>https://riunet.upv.es/bitstream/handle/10251/39562/Memoria.pdf?sequence=1</w:t>
            </w:r>
            <w:r>
              <w:fldChar w:fldCharType="end"/>
            </w:r>
          </w:p>
        </w:tc>
        <w:tc>
          <w:tcPr>
            <w:tcW w:w="331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Proyecto de grado </w:t>
            </w:r>
          </w:p>
        </w:tc>
        <w:tc>
          <w:tcPr>
            <w:tcW w:w="507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fldChar w:fldCharType="begin"/>
            </w:r>
            <w:r>
              <w:instrText xml:space="preserve"> HYPERLINK "https://riunet.upv.es/bitstream/handle/10251/39562/Memoria.pdf?sequence=1" </w:instrText>
            </w:r>
            <w:r>
              <w:fldChar w:fldCharType="separate"/>
            </w:r>
            <w:r w:rsidRPr="002310D2">
              <w:rPr>
                <w:sz w:val="22"/>
                <w:szCs w:val="22"/>
                <w:u w:val="single"/>
              </w:rPr>
              <w:t>https://riunet.upv.es/bitstream/handle/10251/39562/Memoria.pdf?sequence=1</w:t>
            </w:r>
            <w:r>
              <w:fldChar w:fldCharType="end"/>
            </w:r>
          </w:p>
          <w:p w:rsidR="004D6FF5" w:rsidRPr="002310D2">
            <w:pPr>
              <w:widowControl w:val="0"/>
              <w:spacing w:after="120"/>
              <w:jc w:val="both"/>
              <w:rPr>
                <w:sz w:val="22"/>
                <w:szCs w:val="22"/>
              </w:rPr>
            </w:pPr>
          </w:p>
        </w:tc>
      </w:tr>
      <w:tr>
        <w:tblPrEx>
          <w:tblW w:w="13890" w:type="dxa"/>
          <w:tblInd w:w="-125" w:type="dxa"/>
          <w:tblLayout w:type="fixed"/>
          <w:tblLook w:val="0600"/>
        </w:tblPrEx>
        <w:trPr>
          <w:trHeight w:val="1547"/>
        </w:trPr>
        <w:tc>
          <w:tcPr>
            <w:tcW w:w="222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 xml:space="preserve">Técnicas de empalme </w:t>
            </w:r>
          </w:p>
        </w:tc>
        <w:tc>
          <w:tcPr>
            <w:tcW w:w="328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b w:val="0"/>
                <w:sz w:val="22"/>
                <w:szCs w:val="22"/>
              </w:rPr>
              <w:t>Faradayos</w:t>
            </w:r>
            <w:r w:rsidRPr="002310D2">
              <w:rPr>
                <w:b w:val="0"/>
                <w:sz w:val="22"/>
                <w:szCs w:val="22"/>
              </w:rPr>
              <w:t xml:space="preserve"> (2015). Tipos de empalmes eléctricos y pasos para realizarlos. [Blog]</w:t>
            </w:r>
            <w:r w:rsidRPr="002310D2">
              <w:rPr>
                <w:sz w:val="22"/>
                <w:szCs w:val="22"/>
              </w:rPr>
              <w:t xml:space="preserve"> </w:t>
            </w:r>
            <w:r>
              <w:fldChar w:fldCharType="begin"/>
            </w:r>
            <w:r>
              <w:instrText xml:space="preserve"> HYPERLINK "https://www.faradayos.info/2013/12/empalmes-cables-electricos-derivacion-cola-rata-prolongacion.html" </w:instrText>
            </w:r>
            <w:r>
              <w:fldChar w:fldCharType="separate"/>
            </w:r>
            <w:r w:rsidRPr="002310D2">
              <w:rPr>
                <w:sz w:val="22"/>
                <w:szCs w:val="22"/>
                <w:u w:val="single"/>
              </w:rPr>
              <w:t>https://www.faradayos.info/2013/12/empalmes-cables-electricos-derivacion-cola-rata-prolongacion.html</w:t>
            </w:r>
            <w:r>
              <w:fldChar w:fldCharType="end"/>
            </w:r>
          </w:p>
        </w:tc>
        <w:tc>
          <w:tcPr>
            <w:tcW w:w="3315"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Artículo</w:t>
            </w:r>
          </w:p>
        </w:tc>
        <w:tc>
          <w:tcPr>
            <w:tcW w:w="5070" w:type="dxa"/>
            <w:shd w:val="clear" w:color="auto" w:fill="auto"/>
            <w:tcMar>
              <w:top w:w="100" w:type="dxa"/>
              <w:left w:w="100" w:type="dxa"/>
              <w:bottom w:w="100" w:type="dxa"/>
              <w:right w:w="100" w:type="dxa"/>
            </w:tcMar>
          </w:tcPr>
          <w:p w:rsidR="004D6FF5" w:rsidRPr="002310D2">
            <w:pPr>
              <w:widowControl w:val="0"/>
              <w:spacing w:after="120"/>
              <w:jc w:val="both"/>
              <w:rPr>
                <w:sz w:val="22"/>
                <w:szCs w:val="22"/>
              </w:rPr>
            </w:pPr>
            <w:r>
              <w:fldChar w:fldCharType="begin"/>
            </w:r>
            <w:r>
              <w:instrText xml:space="preserve"> HYPERLINK "https://www.faradayos.info/2013/12/empalmes-cables-electricos-derivacion-cola-rata-prolongacion.html" </w:instrText>
            </w:r>
            <w:r>
              <w:fldChar w:fldCharType="separate"/>
            </w:r>
            <w:r w:rsidRPr="002310D2">
              <w:rPr>
                <w:sz w:val="22"/>
                <w:szCs w:val="22"/>
                <w:u w:val="single"/>
              </w:rPr>
              <w:t>https://www.faradayos.info/2013/12/empalmes-cables-electricos-derivacion-cola-rata-prolongacion.html</w:t>
            </w:r>
            <w:r>
              <w:fldChar w:fldCharType="end"/>
            </w:r>
          </w:p>
          <w:p w:rsidR="004D6FF5" w:rsidRPr="002310D2">
            <w:pPr>
              <w:widowControl w:val="0"/>
              <w:spacing w:after="120"/>
              <w:jc w:val="both"/>
              <w:rPr>
                <w:sz w:val="22"/>
                <w:szCs w:val="22"/>
              </w:rPr>
            </w:pPr>
          </w:p>
        </w:tc>
      </w:tr>
    </w:tbl>
    <w:p w:rsidR="004D6FF5" w:rsidRPr="002310D2">
      <w:pPr>
        <w:spacing w:after="120" w:line="240" w:lineRule="auto"/>
        <w:jc w:val="both"/>
      </w:pPr>
    </w:p>
    <w:p w:rsidR="004D6FF5">
      <w:pPr>
        <w:keepNext/>
        <w:keepLines/>
        <w:spacing w:after="120" w:line="240" w:lineRule="auto"/>
        <w:jc w:val="both"/>
      </w:pPr>
    </w:p>
    <w:p w:rsidR="004D6FF5">
      <w:pPr>
        <w:spacing w:after="120" w:line="240" w:lineRule="auto"/>
        <w:jc w:val="both"/>
        <w:rPr>
          <w:b/>
        </w:rPr>
      </w:pPr>
      <w:r>
        <w:rPr>
          <w:b/>
        </w:rPr>
        <w:t>GLOSARIO</w:t>
      </w:r>
    </w:p>
    <w:p w:rsidR="004D6FF5">
      <w:pPr>
        <w:spacing w:after="120" w:line="240" w:lineRule="auto"/>
        <w:jc w:val="both"/>
      </w:pPr>
    </w:p>
    <w:tbl>
      <w:tblPr>
        <w:tblStyle w:val="afffffffffff8"/>
        <w:tblW w:w="1388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2022"/>
      </w:tblGrid>
      <w:tr>
        <w:tblPrEx>
          <w:tblW w:w="1388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657"/>
        </w:trPr>
        <w:tc>
          <w:tcPr>
            <w:tcW w:w="1860" w:type="dxa"/>
            <w:shd w:val="clear" w:color="auto" w:fill="C9DAF8"/>
            <w:tcMar>
              <w:top w:w="100" w:type="dxa"/>
              <w:left w:w="100" w:type="dxa"/>
              <w:bottom w:w="100" w:type="dxa"/>
              <w:right w:w="100" w:type="dxa"/>
            </w:tcMar>
          </w:tcPr>
          <w:p w:rsidR="004D6FF5">
            <w:pPr>
              <w:widowControl w:val="0"/>
              <w:spacing w:after="120"/>
              <w:jc w:val="both"/>
              <w:rPr>
                <w:sz w:val="22"/>
                <w:szCs w:val="22"/>
              </w:rPr>
            </w:pPr>
            <w:r>
              <w:rPr>
                <w:sz w:val="22"/>
                <w:szCs w:val="22"/>
              </w:rPr>
              <w:t>Tipo de recurso</w:t>
            </w:r>
          </w:p>
        </w:tc>
        <w:tc>
          <w:tcPr>
            <w:tcW w:w="12022" w:type="dxa"/>
            <w:shd w:val="clear" w:color="auto" w:fill="C9DAF8"/>
            <w:tcMar>
              <w:top w:w="100" w:type="dxa"/>
              <w:left w:w="100" w:type="dxa"/>
              <w:bottom w:w="100" w:type="dxa"/>
              <w:right w:w="100" w:type="dxa"/>
            </w:tcMar>
          </w:tcPr>
          <w:p w:rsidR="004D6FF5">
            <w:pPr>
              <w:keepNext/>
              <w:keepLines/>
              <w:spacing w:after="120"/>
              <w:ind w:right="447"/>
              <w:jc w:val="both"/>
              <w:rPr>
                <w:sz w:val="22"/>
                <w:szCs w:val="22"/>
              </w:rPr>
            </w:pPr>
            <w:bookmarkStart w:id="26" w:name="_heading=h.4i7ojhp" w:colFirst="0" w:colLast="0"/>
            <w:bookmarkEnd w:id="26"/>
            <w:r>
              <w:rPr>
                <w:sz w:val="22"/>
                <w:szCs w:val="22"/>
              </w:rPr>
              <w:t>Glosario</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Alimentador:</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Todos los conductores de un circuito entre el equipo de acometida, la fuente de un sistema derivado independiente u otra fuente de suministro de energía eléctrica y el dispositivo de protección contra sobre corrientes del circuito ramal final.</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rPr>
                <w:b w:val="0"/>
                <w:sz w:val="22"/>
                <w:szCs w:val="22"/>
              </w:rPr>
            </w:pPr>
            <w:r>
              <w:rPr>
                <w:b w:val="0"/>
                <w:sz w:val="22"/>
                <w:szCs w:val="22"/>
              </w:rPr>
              <w:t xml:space="preserve"> Automóvil eléctrico</w:t>
            </w:r>
          </w:p>
          <w:p w:rsidR="004D6FF5">
            <w:pPr>
              <w:widowControl w:val="0"/>
              <w:spacing w:after="120"/>
              <w:jc w:val="both"/>
              <w:rPr>
                <w:b w:val="0"/>
                <w:sz w:val="22"/>
                <w:szCs w:val="22"/>
              </w:rPr>
            </w:pP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color w:val="202124"/>
                <w:sz w:val="22"/>
                <w:szCs w:val="22"/>
                <w:highlight w:val="white"/>
              </w:rPr>
              <w:t>Son vehículos impulsados por uno o más motores eléctricos que se alimentan de la energía almacenada en una batería eléctrica.</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Cable:</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Conjunto de alambres sin aislamiento entre sí y entorchado por medio de capas concéntricas.</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Circuito ramal:</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Conductores de un circuito entre el dispositivo final de protección contra sobre corriente y la salida o salidas.</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Electricidad :</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highlight w:val="white"/>
              </w:rPr>
              <w:t>e</w:t>
            </w:r>
            <w:r>
              <w:rPr>
                <w:b w:val="0"/>
                <w:color w:val="000000"/>
                <w:sz w:val="22"/>
                <w:szCs w:val="22"/>
                <w:highlight w:val="white"/>
              </w:rPr>
              <w:t>s un conjunto de fenómenos producidos por el movimiento e interacción entre las cargas eléctricas positivas y negativas de los cuerpos físicos.</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Equipo eléctrico:</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son aquellos elementos o productos destinados a convertir la energía eléctrica en otro tipo de energía, ya sea energía mecánica, calórica o lumínica, o viceversa, y los dispositivos creados para llevar a cabo tal fin, como elementos de control, protección, transporte y medición de energía eléctrica.</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Empalme:</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Conexión eléctrica destinada a unir dos partes de conductores, para garantizar continuidad eléctrica y mecánica.</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rPr>
            </w:pPr>
            <w:r>
              <w:rPr>
                <w:b w:val="0"/>
                <w:sz w:val="22"/>
                <w:szCs w:val="22"/>
              </w:rPr>
              <w:t>Embornamiento</w:t>
            </w:r>
            <w:r>
              <w:rPr>
                <w:b w:val="0"/>
                <w:sz w:val="22"/>
                <w:szCs w:val="22"/>
              </w:rPr>
              <w:t xml:space="preserve">:  </w:t>
            </w:r>
          </w:p>
        </w:tc>
        <w:tc>
          <w:tcPr>
            <w:tcW w:w="12022" w:type="dxa"/>
            <w:shd w:val="clear" w:color="auto" w:fill="auto"/>
            <w:tcMar>
              <w:top w:w="100" w:type="dxa"/>
              <w:left w:w="100" w:type="dxa"/>
              <w:bottom w:w="100" w:type="dxa"/>
              <w:right w:w="100" w:type="dxa"/>
            </w:tcMar>
          </w:tcPr>
          <w:p w:rsidR="004D6FF5">
            <w:pPr>
              <w:widowControl w:val="0"/>
              <w:spacing w:after="120"/>
              <w:jc w:val="both"/>
              <w:rPr>
                <w:b w:val="0"/>
              </w:rPr>
            </w:pPr>
            <w:r>
              <w:rPr>
                <w:b w:val="0"/>
                <w:sz w:val="21"/>
                <w:szCs w:val="21"/>
                <w:highlight w:val="white"/>
              </w:rPr>
              <w:t>Es  la</w:t>
            </w:r>
            <w:r>
              <w:rPr>
                <w:b w:val="0"/>
                <w:sz w:val="21"/>
                <w:szCs w:val="21"/>
                <w:highlight w:val="white"/>
              </w:rPr>
              <w:t xml:space="preserve"> técnica  que permite   conectar los conductores eléctricos a los tornillos que para este fin tienen los aparatos eléctricos tales como porta-lámparas, tomacorrientes .</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Norma Técnica Colombiana (NTC):</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Norma técnica aprobada o adoptada como tal por el organismo nacional de normalización.</w:t>
            </w:r>
          </w:p>
        </w:tc>
      </w:tr>
      <w:tr>
        <w:tblPrEx>
          <w:tblW w:w="13882" w:type="dxa"/>
          <w:tblInd w:w="-125" w:type="dxa"/>
          <w:tblLayout w:type="fixed"/>
          <w:tblLook w:val="0600"/>
        </w:tblPrEx>
        <w:tc>
          <w:tcPr>
            <w:tcW w:w="1860"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RETIE:</w:t>
            </w:r>
          </w:p>
        </w:tc>
        <w:tc>
          <w:tcPr>
            <w:tcW w:w="12022" w:type="dxa"/>
            <w:shd w:val="clear" w:color="auto" w:fill="auto"/>
            <w:tcMar>
              <w:top w:w="100" w:type="dxa"/>
              <w:left w:w="100" w:type="dxa"/>
              <w:bottom w:w="100" w:type="dxa"/>
              <w:right w:w="100" w:type="dxa"/>
            </w:tcMar>
          </w:tcPr>
          <w:p w:rsidR="004D6FF5">
            <w:pPr>
              <w:widowControl w:val="0"/>
              <w:spacing w:after="120"/>
              <w:jc w:val="both"/>
              <w:rPr>
                <w:b w:val="0"/>
                <w:sz w:val="22"/>
                <w:szCs w:val="22"/>
              </w:rPr>
            </w:pPr>
            <w:r>
              <w:rPr>
                <w:b w:val="0"/>
                <w:sz w:val="22"/>
                <w:szCs w:val="22"/>
              </w:rPr>
              <w:t xml:space="preserve">Acrónimo del </w:t>
            </w:r>
            <w:r>
              <w:rPr>
                <w:b w:val="0"/>
                <w:i/>
                <w:sz w:val="22"/>
                <w:szCs w:val="22"/>
              </w:rPr>
              <w:t>Reglamento Técnico de Instalaciones Eléctricas</w:t>
            </w:r>
            <w:r>
              <w:rPr>
                <w:b w:val="0"/>
                <w:sz w:val="22"/>
                <w:szCs w:val="22"/>
              </w:rPr>
              <w:t xml:space="preserve"> adoptado por Colombia.</w:t>
            </w:r>
          </w:p>
        </w:tc>
      </w:tr>
    </w:tbl>
    <w:p w:rsidR="004D6FF5">
      <w:pPr>
        <w:spacing w:after="120" w:line="240" w:lineRule="auto"/>
        <w:jc w:val="both"/>
      </w:pPr>
    </w:p>
    <w:p w:rsidR="004D6FF5">
      <w:pPr>
        <w:spacing w:after="120" w:line="240" w:lineRule="auto"/>
        <w:jc w:val="both"/>
        <w:rPr>
          <w:b/>
        </w:rPr>
      </w:pPr>
      <w:r>
        <w:rPr>
          <w:b/>
        </w:rPr>
        <w:t>REFERENTES BIBLIOGRÁFICOS</w:t>
      </w:r>
    </w:p>
    <w:p w:rsidR="004D6FF5">
      <w:pPr>
        <w:spacing w:after="120" w:line="240" w:lineRule="auto"/>
        <w:jc w:val="both"/>
      </w:pPr>
    </w:p>
    <w:tbl>
      <w:tblPr>
        <w:tblStyle w:val="afffffffffff9"/>
        <w:tblW w:w="13598"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1738"/>
      </w:tblGrid>
      <w:tr>
        <w:tblPrEx>
          <w:tblW w:w="13598"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657"/>
        </w:trPr>
        <w:tc>
          <w:tcPr>
            <w:tcW w:w="1860" w:type="dxa"/>
            <w:shd w:val="clear" w:color="auto" w:fill="C9DAF8"/>
            <w:tcMar>
              <w:top w:w="100" w:type="dxa"/>
              <w:left w:w="100" w:type="dxa"/>
              <w:bottom w:w="100" w:type="dxa"/>
              <w:right w:w="100" w:type="dxa"/>
            </w:tcMar>
          </w:tcPr>
          <w:p w:rsidR="004D6FF5" w:rsidRPr="002310D2">
            <w:pPr>
              <w:widowControl w:val="0"/>
              <w:spacing w:after="120"/>
              <w:jc w:val="both"/>
              <w:rPr>
                <w:sz w:val="22"/>
                <w:szCs w:val="22"/>
              </w:rPr>
            </w:pPr>
            <w:r w:rsidRPr="002310D2">
              <w:rPr>
                <w:sz w:val="22"/>
                <w:szCs w:val="22"/>
              </w:rPr>
              <w:t>Tipo de recurso</w:t>
            </w:r>
          </w:p>
        </w:tc>
        <w:tc>
          <w:tcPr>
            <w:tcW w:w="11738" w:type="dxa"/>
            <w:shd w:val="clear" w:color="auto" w:fill="C9DAF8"/>
            <w:tcMar>
              <w:top w:w="100" w:type="dxa"/>
              <w:left w:w="100" w:type="dxa"/>
              <w:bottom w:w="100" w:type="dxa"/>
              <w:right w:w="100" w:type="dxa"/>
            </w:tcMar>
          </w:tcPr>
          <w:p w:rsidR="004D6FF5" w:rsidRPr="002310D2">
            <w:pPr>
              <w:keepNext/>
              <w:keepLines/>
              <w:spacing w:after="120"/>
              <w:jc w:val="both"/>
              <w:rPr>
                <w:sz w:val="22"/>
                <w:szCs w:val="22"/>
              </w:rPr>
            </w:pPr>
            <w:bookmarkStart w:id="27" w:name="_heading=h.2xcytpi" w:colFirst="0" w:colLast="0"/>
            <w:bookmarkEnd w:id="27"/>
            <w:r w:rsidRPr="002310D2">
              <w:rPr>
                <w:sz w:val="22"/>
                <w:szCs w:val="22"/>
              </w:rPr>
              <w:t>Bibliografía</w:t>
            </w:r>
          </w:p>
        </w:tc>
      </w:tr>
      <w:tr>
        <w:tblPrEx>
          <w:tblW w:w="13598" w:type="dxa"/>
          <w:tblInd w:w="-125" w:type="dxa"/>
          <w:tblLayout w:type="fixed"/>
          <w:tblLook w:val="0600"/>
        </w:tblPrEx>
        <w:trPr>
          <w:trHeight w:val="420"/>
        </w:trPr>
        <w:tc>
          <w:tcPr>
            <w:tcW w:w="13598" w:type="dxa"/>
            <w:gridSpan w:val="2"/>
            <w:shd w:val="clear" w:color="auto" w:fill="auto"/>
            <w:tcMar>
              <w:top w:w="100" w:type="dxa"/>
              <w:left w:w="100" w:type="dxa"/>
              <w:bottom w:w="100" w:type="dxa"/>
              <w:right w:w="100" w:type="dxa"/>
            </w:tcMar>
          </w:tcPr>
          <w:p w:rsidR="004D6FF5" w:rsidRPr="002310D2">
            <w:pPr>
              <w:widowControl w:val="0"/>
              <w:spacing w:after="120"/>
              <w:jc w:val="both"/>
              <w:rPr>
                <w:b w:val="0"/>
                <w:sz w:val="22"/>
                <w:szCs w:val="22"/>
              </w:rPr>
            </w:pPr>
            <w:sdt>
              <w:sdtPr>
                <w:tag w:val="goog_rdk_82"/>
                <w:id w:val="342445031"/>
                <w:richText/>
              </w:sdtPr>
              <w:sdtContent/>
            </w:sdt>
            <w:r w:rsidRPr="002310D2">
              <w:rPr>
                <w:b w:val="0"/>
                <w:sz w:val="22"/>
                <w:szCs w:val="22"/>
                <w:highlight w:val="white"/>
              </w:rPr>
              <w:t xml:space="preserve">Bernal-Zuluaga, M. J., y Jiménez-Mendoza, D. F. (2012). Propuesta de gestión de riesgos para </w:t>
            </w:r>
            <w:r w:rsidRPr="002310D2">
              <w:rPr>
                <w:b w:val="0"/>
                <w:sz w:val="22"/>
                <w:szCs w:val="22"/>
                <w:highlight w:val="white"/>
              </w:rPr>
              <w:t>Scada</w:t>
            </w:r>
            <w:r w:rsidRPr="002310D2">
              <w:rPr>
                <w:b w:val="0"/>
                <w:sz w:val="22"/>
                <w:szCs w:val="22"/>
                <w:highlight w:val="white"/>
              </w:rPr>
              <w:t xml:space="preserve"> en sistemas eléctricos. </w:t>
            </w:r>
            <w:r w:rsidRPr="002310D2">
              <w:rPr>
                <w:b w:val="0"/>
                <w:i/>
                <w:sz w:val="22"/>
                <w:szCs w:val="22"/>
                <w:highlight w:val="white"/>
              </w:rPr>
              <w:t xml:space="preserve">Ingenierías </w:t>
            </w:r>
            <w:r w:rsidRPr="002310D2">
              <w:rPr>
                <w:b w:val="0"/>
                <w:i/>
                <w:sz w:val="22"/>
                <w:szCs w:val="22"/>
                <w:highlight w:val="white"/>
              </w:rPr>
              <w:t>USBmed</w:t>
            </w:r>
            <w:r w:rsidRPr="002310D2">
              <w:rPr>
                <w:b w:val="0"/>
                <w:sz w:val="22"/>
                <w:szCs w:val="22"/>
                <w:highlight w:val="white"/>
              </w:rPr>
              <w:t>, </w:t>
            </w:r>
            <w:r w:rsidRPr="002310D2">
              <w:rPr>
                <w:b w:val="0"/>
                <w:i/>
                <w:sz w:val="22"/>
                <w:szCs w:val="22"/>
                <w:highlight w:val="white"/>
              </w:rPr>
              <w:t>3</w:t>
            </w:r>
            <w:r w:rsidRPr="002310D2">
              <w:rPr>
                <w:b w:val="0"/>
                <w:sz w:val="22"/>
                <w:szCs w:val="22"/>
                <w:highlight w:val="white"/>
              </w:rPr>
              <w:t xml:space="preserve">(2), 12–21. </w:t>
            </w:r>
            <w:r>
              <w:fldChar w:fldCharType="begin"/>
            </w:r>
            <w:r>
              <w:instrText xml:space="preserve"> HYPERLINK "https://doi.org/10.21500/20275846.270" </w:instrText>
            </w:r>
            <w:r>
              <w:fldChar w:fldCharType="separate"/>
            </w:r>
            <w:r w:rsidRPr="002310D2">
              <w:rPr>
                <w:b w:val="0"/>
                <w:sz w:val="22"/>
                <w:szCs w:val="22"/>
                <w:highlight w:val="white"/>
                <w:u w:val="single"/>
              </w:rPr>
              <w:t>https://doi.org/10.21500/20275846.270</w:t>
            </w:r>
            <w:r>
              <w:fldChar w:fldCharType="end"/>
            </w:r>
          </w:p>
        </w:tc>
      </w:tr>
      <w:tr>
        <w:tblPrEx>
          <w:tblW w:w="13598" w:type="dxa"/>
          <w:tblInd w:w="-125" w:type="dxa"/>
          <w:tblLayout w:type="fixed"/>
          <w:tblLook w:val="0600"/>
        </w:tblPrEx>
        <w:trPr>
          <w:trHeight w:val="420"/>
        </w:trPr>
        <w:tc>
          <w:tcPr>
            <w:tcW w:w="13598" w:type="dxa"/>
            <w:gridSpan w:val="2"/>
            <w:shd w:val="clear" w:color="auto" w:fill="auto"/>
            <w:tcMar>
              <w:top w:w="100" w:type="dxa"/>
              <w:left w:w="100" w:type="dxa"/>
              <w:bottom w:w="100" w:type="dxa"/>
              <w:right w:w="100" w:type="dxa"/>
            </w:tcMar>
          </w:tcPr>
          <w:p w:rsidR="004D6FF5" w:rsidRPr="002310D2">
            <w:pPr>
              <w:widowControl w:val="0"/>
              <w:spacing w:after="120"/>
              <w:jc w:val="both"/>
              <w:rPr>
                <w:b w:val="0"/>
                <w:sz w:val="22"/>
                <w:szCs w:val="22"/>
                <w:highlight w:val="white"/>
              </w:rPr>
            </w:pPr>
            <w:sdt>
              <w:sdtPr>
                <w:tag w:val="goog_rdk_83"/>
                <w:id w:val="-458107670"/>
                <w:richText/>
              </w:sdtPr>
              <w:sdtContent/>
            </w:sdt>
            <w:r w:rsidRPr="002310D2">
              <w:rPr>
                <w:b w:val="0"/>
                <w:sz w:val="22"/>
                <w:szCs w:val="22"/>
                <w:highlight w:val="white"/>
              </w:rPr>
              <w:t>Hernández-Reverol, D., Fuentes-Méndez, L., y Torres-Granadillo, F. (2011). Propuesta metodológica para la evaluación y selección de proyectos tecnológicos. </w:t>
            </w:r>
            <w:r w:rsidRPr="002310D2">
              <w:rPr>
                <w:b w:val="0"/>
                <w:i/>
                <w:sz w:val="22"/>
                <w:szCs w:val="22"/>
                <w:highlight w:val="white"/>
              </w:rPr>
              <w:t>Revista de ciencias sociales,</w:t>
            </w:r>
            <w:r w:rsidRPr="002310D2">
              <w:rPr>
                <w:b w:val="0"/>
                <w:sz w:val="22"/>
                <w:szCs w:val="22"/>
                <w:highlight w:val="white"/>
              </w:rPr>
              <w:t> </w:t>
            </w:r>
            <w:r w:rsidRPr="002310D2">
              <w:rPr>
                <w:b w:val="0"/>
                <w:i/>
                <w:sz w:val="22"/>
                <w:szCs w:val="22"/>
                <w:highlight w:val="white"/>
              </w:rPr>
              <w:t>4</w:t>
            </w:r>
            <w:r w:rsidRPr="002310D2">
              <w:rPr>
                <w:b w:val="0"/>
                <w:sz w:val="22"/>
                <w:szCs w:val="22"/>
                <w:highlight w:val="white"/>
              </w:rPr>
              <w:t xml:space="preserve">(1). </w:t>
            </w:r>
            <w:r>
              <w:fldChar w:fldCharType="begin"/>
            </w:r>
            <w:r>
              <w:instrText xml:space="preserve"> HYPERLINK "https://doi.org/10.31876/rcs.v4i1.25026" </w:instrText>
            </w:r>
            <w:r>
              <w:fldChar w:fldCharType="separate"/>
            </w:r>
            <w:r w:rsidRPr="002310D2">
              <w:rPr>
                <w:b w:val="0"/>
                <w:sz w:val="22"/>
                <w:szCs w:val="22"/>
                <w:highlight w:val="white"/>
                <w:u w:val="single"/>
              </w:rPr>
              <w:t>https://doi.org/10.31876/rcs.v4i1.25026</w:t>
            </w:r>
            <w:r>
              <w:fldChar w:fldCharType="end"/>
            </w:r>
          </w:p>
        </w:tc>
      </w:tr>
      <w:tr>
        <w:tblPrEx>
          <w:tblW w:w="13598" w:type="dxa"/>
          <w:tblInd w:w="-125" w:type="dxa"/>
          <w:tblLayout w:type="fixed"/>
          <w:tblLook w:val="0600"/>
        </w:tblPrEx>
        <w:trPr>
          <w:trHeight w:val="420"/>
        </w:trPr>
        <w:tc>
          <w:tcPr>
            <w:tcW w:w="13598" w:type="dxa"/>
            <w:gridSpan w:val="2"/>
            <w:shd w:val="clear" w:color="auto" w:fill="auto"/>
            <w:tcMar>
              <w:top w:w="100" w:type="dxa"/>
              <w:left w:w="100" w:type="dxa"/>
              <w:bottom w:w="100" w:type="dxa"/>
              <w:right w:w="100" w:type="dxa"/>
            </w:tcMar>
          </w:tcPr>
          <w:p w:rsidR="004D6FF5" w:rsidRPr="002310D2">
            <w:pPr>
              <w:widowControl w:val="0"/>
              <w:spacing w:after="120"/>
              <w:jc w:val="both"/>
              <w:rPr>
                <w:b w:val="0"/>
                <w:highlight w:val="white"/>
              </w:rPr>
            </w:pPr>
            <w:r w:rsidRPr="002310D2">
              <w:rPr>
                <w:b w:val="0"/>
                <w:sz w:val="22"/>
                <w:szCs w:val="22"/>
                <w:highlight w:val="white"/>
              </w:rPr>
              <w:t>Ortiz ,J</w:t>
            </w:r>
            <w:r w:rsidRPr="002310D2">
              <w:rPr>
                <w:b w:val="0"/>
                <w:sz w:val="22"/>
                <w:szCs w:val="22"/>
                <w:highlight w:val="white"/>
              </w:rPr>
              <w:t xml:space="preserve"> ,P. O. (2014). </w:t>
            </w:r>
            <w:r w:rsidRPr="002310D2">
              <w:rPr>
                <w:b w:val="0"/>
                <w:i/>
                <w:sz w:val="22"/>
                <w:szCs w:val="22"/>
                <w:highlight w:val="white"/>
              </w:rPr>
              <w:t>Guía Técnica de Cableado Estructurado en Edificios</w:t>
            </w:r>
            <w:r w:rsidRPr="002310D2">
              <w:rPr>
                <w:b w:val="0"/>
                <w:sz w:val="22"/>
                <w:szCs w:val="22"/>
                <w:highlight w:val="white"/>
              </w:rPr>
              <w:t>. Editorial Académica Española.</w:t>
            </w:r>
          </w:p>
        </w:tc>
      </w:tr>
      <w:tr>
        <w:tblPrEx>
          <w:tblW w:w="13598" w:type="dxa"/>
          <w:tblInd w:w="-125" w:type="dxa"/>
          <w:tblLayout w:type="fixed"/>
          <w:tblLook w:val="0600"/>
        </w:tblPrEx>
        <w:trPr>
          <w:trHeight w:val="420"/>
        </w:trPr>
        <w:tc>
          <w:tcPr>
            <w:tcW w:w="13598" w:type="dxa"/>
            <w:gridSpan w:val="2"/>
            <w:shd w:val="clear" w:color="auto" w:fill="auto"/>
            <w:tcMar>
              <w:top w:w="100" w:type="dxa"/>
              <w:left w:w="100" w:type="dxa"/>
              <w:bottom w:w="100" w:type="dxa"/>
              <w:right w:w="100" w:type="dxa"/>
            </w:tcMar>
          </w:tcPr>
          <w:p w:rsidR="004D6FF5" w:rsidRPr="002310D2">
            <w:pPr>
              <w:widowControl w:val="0"/>
              <w:spacing w:after="120"/>
              <w:jc w:val="both"/>
              <w:rPr>
                <w:b w:val="0"/>
                <w:highlight w:val="white"/>
              </w:rPr>
            </w:pPr>
            <w:r w:rsidRPr="002310D2">
              <w:rPr>
                <w:b w:val="0"/>
                <w:sz w:val="22"/>
                <w:szCs w:val="22"/>
                <w:highlight w:val="white"/>
              </w:rPr>
              <w:t>Cortés, A. (2012). </w:t>
            </w:r>
            <w:r w:rsidRPr="002310D2">
              <w:rPr>
                <w:b w:val="0"/>
                <w:i/>
                <w:sz w:val="22"/>
                <w:szCs w:val="22"/>
                <w:highlight w:val="white"/>
              </w:rPr>
              <w:t>Gestión de Redes Orientado a la Telemática y Cableado Estructurado</w:t>
            </w:r>
            <w:r w:rsidRPr="002310D2">
              <w:rPr>
                <w:b w:val="0"/>
                <w:sz w:val="22"/>
                <w:szCs w:val="22"/>
                <w:highlight w:val="white"/>
              </w:rPr>
              <w:t>. Editorial Académica Española.</w:t>
            </w:r>
          </w:p>
        </w:tc>
      </w:tr>
      <w:tr>
        <w:tblPrEx>
          <w:tblW w:w="13598" w:type="dxa"/>
          <w:tblInd w:w="-125" w:type="dxa"/>
          <w:tblLayout w:type="fixed"/>
          <w:tblLook w:val="0600"/>
        </w:tblPrEx>
        <w:trPr>
          <w:trHeight w:val="420"/>
        </w:trPr>
        <w:tc>
          <w:tcPr>
            <w:tcW w:w="13598" w:type="dxa"/>
            <w:gridSpan w:val="2"/>
            <w:shd w:val="clear" w:color="auto" w:fill="auto"/>
            <w:tcMar>
              <w:top w:w="100" w:type="dxa"/>
              <w:left w:w="100" w:type="dxa"/>
              <w:bottom w:w="100" w:type="dxa"/>
              <w:right w:w="100" w:type="dxa"/>
            </w:tcMar>
          </w:tcPr>
          <w:p w:rsidR="004D6FF5" w:rsidRPr="002310D2">
            <w:pPr>
              <w:widowControl w:val="0"/>
              <w:spacing w:after="120"/>
              <w:jc w:val="both"/>
              <w:rPr>
                <w:b w:val="0"/>
                <w:sz w:val="22"/>
                <w:szCs w:val="22"/>
                <w:highlight w:val="white"/>
              </w:rPr>
            </w:pPr>
            <w:sdt>
              <w:sdtPr>
                <w:tag w:val="goog_rdk_84"/>
                <w:id w:val="513347367"/>
                <w:richText/>
              </w:sdtPr>
              <w:sdtContent/>
            </w:sdt>
            <w:r w:rsidRPr="002310D2">
              <w:rPr>
                <w:b w:val="0"/>
                <w:sz w:val="22"/>
                <w:szCs w:val="22"/>
                <w:highlight w:val="white"/>
              </w:rPr>
              <w:t xml:space="preserve">Villanueva-Cruz, J. A., Centro Nacional de Investigación y Desarrollo Tecnológico, García-Hernández, C. F., Pérez-Díaz, J. A., Cahue-Díaz, G., González-Serna, J. G., Instituto de Investigaciones Eléctricas, Instituto Tecnológico de Estudios Superiores de Monterrey - Campus Cuernavaca, Redes, Instalaciones y Servicios a Computadoras, y Centro Nacional de Investigación y Desarrollo Tecnológico. (2011). Security in AODV </w:t>
            </w:r>
            <w:r w:rsidRPr="002310D2">
              <w:rPr>
                <w:b w:val="0"/>
                <w:sz w:val="22"/>
                <w:szCs w:val="22"/>
                <w:highlight w:val="white"/>
              </w:rPr>
              <w:t>Protocol</w:t>
            </w:r>
            <w:r w:rsidRPr="002310D2">
              <w:rPr>
                <w:b w:val="0"/>
                <w:sz w:val="22"/>
                <w:szCs w:val="22"/>
                <w:highlight w:val="white"/>
              </w:rPr>
              <w:t xml:space="preserve"> </w:t>
            </w:r>
            <w:r w:rsidRPr="002310D2">
              <w:rPr>
                <w:b w:val="0"/>
                <w:sz w:val="22"/>
                <w:szCs w:val="22"/>
                <w:highlight w:val="white"/>
              </w:rPr>
              <w:t>Routing</w:t>
            </w:r>
            <w:r w:rsidRPr="002310D2">
              <w:rPr>
                <w:b w:val="0"/>
                <w:sz w:val="22"/>
                <w:szCs w:val="22"/>
                <w:highlight w:val="white"/>
              </w:rPr>
              <w:t xml:space="preserve"> </w:t>
            </w:r>
            <w:r w:rsidRPr="002310D2">
              <w:rPr>
                <w:b w:val="0"/>
                <w:sz w:val="22"/>
                <w:szCs w:val="22"/>
                <w:highlight w:val="white"/>
              </w:rPr>
              <w:t>for</w:t>
            </w:r>
            <w:r w:rsidRPr="002310D2">
              <w:rPr>
                <w:b w:val="0"/>
                <w:sz w:val="22"/>
                <w:szCs w:val="22"/>
                <w:highlight w:val="white"/>
              </w:rPr>
              <w:t xml:space="preserve"> Mobile ad hoc Networks. </w:t>
            </w:r>
            <w:r w:rsidRPr="002310D2">
              <w:rPr>
                <w:b w:val="0"/>
                <w:i/>
                <w:sz w:val="22"/>
                <w:szCs w:val="22"/>
                <w:highlight w:val="white"/>
              </w:rPr>
              <w:t>Ingeniería Investigación y Tecnología</w:t>
            </w:r>
            <w:r w:rsidRPr="002310D2">
              <w:rPr>
                <w:b w:val="0"/>
                <w:sz w:val="22"/>
                <w:szCs w:val="22"/>
                <w:highlight w:val="white"/>
              </w:rPr>
              <w:t>, </w:t>
            </w:r>
            <w:r w:rsidRPr="002310D2">
              <w:rPr>
                <w:b w:val="0"/>
                <w:i/>
                <w:sz w:val="22"/>
                <w:szCs w:val="22"/>
                <w:highlight w:val="white"/>
              </w:rPr>
              <w:t>12</w:t>
            </w:r>
            <w:r w:rsidRPr="002310D2">
              <w:rPr>
                <w:b w:val="0"/>
                <w:sz w:val="22"/>
                <w:szCs w:val="22"/>
                <w:highlight w:val="white"/>
              </w:rPr>
              <w:t xml:space="preserve">(1), 15–24. </w:t>
            </w:r>
            <w:r>
              <w:fldChar w:fldCharType="begin"/>
            </w:r>
            <w:r>
              <w:instrText xml:space="preserve"> HYPERLINK "https://doi.org/10.22201/fi.25940732e.2011.12n1.003" </w:instrText>
            </w:r>
            <w:r>
              <w:fldChar w:fldCharType="separate"/>
            </w:r>
            <w:r w:rsidRPr="002310D2">
              <w:rPr>
                <w:b w:val="0"/>
                <w:sz w:val="22"/>
                <w:szCs w:val="22"/>
                <w:highlight w:val="white"/>
                <w:u w:val="single"/>
              </w:rPr>
              <w:t>https://doi.org/10.22201/fi.25940732e.2011.12n1.003</w:t>
            </w:r>
            <w:r>
              <w:fldChar w:fldCharType="end"/>
            </w:r>
          </w:p>
        </w:tc>
      </w:tr>
    </w:tbl>
    <w:p w:rsidR="004D6FF5" w:rsidRPr="002310D2">
      <w:pPr>
        <w:keepNext/>
        <w:keepLines/>
        <w:pBdr>
          <w:top w:val="nil"/>
          <w:left w:val="nil"/>
          <w:bottom w:val="nil"/>
          <w:right w:val="nil"/>
          <w:between w:val="nil"/>
        </w:pBdr>
        <w:spacing w:after="60"/>
      </w:pPr>
      <w:bookmarkStart w:id="28" w:name="_heading=h.1ci93xb" w:colFirst="0" w:colLast="0"/>
      <w:bookmarkEnd w:id="28"/>
    </w:p>
    <w:sectPr>
      <w:headerReference w:type="default" r:id="rId86"/>
      <w:footerReference w:type="default" r:id="rId87"/>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comment w:id="1" w:author="Rosa Elvia Quintero Guasca" w:date="2022-11-30T16:13:00Z">
    <w:p w:rsidR="004D6FF5">
      <w:pPr>
        <w:widowControl w:val="0"/>
        <w:pBdr>
          <w:top w:val="nil"/>
          <w:left w:val="nil"/>
          <w:bottom w:val="nil"/>
          <w:right w:val="nil"/>
          <w:between w:val="nil"/>
        </w:pBdr>
        <w:spacing w:line="240" w:lineRule="auto"/>
        <w:rPr>
          <w:color w:val="000000"/>
        </w:rPr>
      </w:pPr>
      <w:r>
        <w:rPr>
          <w:color w:val="000000"/>
        </w:rPr>
        <w:t>https://img.freepik.com/vector-gratis/iconos-planos-industria-electricidad-energia-transformador-enchufe-enchufe-capacidad-simbolo-energia_1284-41537.jpg?w=740&amp;t=st=1669824787~exp=1669825387~hmac=dc3852c30916be7dc2d171c1574af37930ea408b88128414409abd0aeaf2143d</w:t>
      </w:r>
    </w:p>
  </w:comment>
  <w:comment w:id="2" w:author="Rosa Elvia Quintero Guasca" w:date="2022-11-30T16:16:00Z">
    <w:p w:rsidR="004D6FF5">
      <w:pPr>
        <w:widowControl w:val="0"/>
        <w:pBdr>
          <w:top w:val="nil"/>
          <w:left w:val="nil"/>
          <w:bottom w:val="nil"/>
          <w:right w:val="nil"/>
          <w:between w:val="nil"/>
        </w:pBdr>
        <w:spacing w:line="240" w:lineRule="auto"/>
        <w:rPr>
          <w:color w:val="000000"/>
        </w:rPr>
      </w:pPr>
      <w:r>
        <w:rPr>
          <w:color w:val="000000"/>
        </w:rPr>
        <w:t>https://img.freepik.com/vector-gratis/coleccion-iconos-isometricos-dispositivos-modernos-dieciseis-imagenes-aisladas-perifericos-computadoras-varias-ilustraciones-electronica-consumo_1284-29118.jpg?w=740&amp;t=st=1669824979~exp=1669825579~hmac=ab8f28c42a4b2afea24316a6dcbc2ae275038348b037f2843b29ca84245a437d</w:t>
      </w:r>
    </w:p>
  </w:comment>
  <w:comment w:id="12" w:author="Rosa Elvia Quintero Guasca" w:date="2022-11-30T20:48:00Z">
    <w:p w:rsidR="004D6FF5">
      <w:pPr>
        <w:widowControl w:val="0"/>
        <w:pBdr>
          <w:top w:val="nil"/>
          <w:left w:val="nil"/>
          <w:bottom w:val="nil"/>
          <w:right w:val="nil"/>
          <w:between w:val="nil"/>
        </w:pBdr>
        <w:spacing w:line="240" w:lineRule="auto"/>
        <w:rPr>
          <w:color w:val="000000"/>
        </w:rPr>
      </w:pPr>
      <w:r>
        <w:rPr>
          <w:color w:val="000000"/>
        </w:rPr>
        <w:t>https://destapesyplomeria.com/servicios/destape-y-limpieza-de-tuberia.jpg</w:t>
      </w:r>
    </w:p>
  </w:comment>
  <w:comment w:id="13" w:author="Rosa Elvia Quintero Guasca" w:date="2022-11-30T21:03:00Z">
    <w:p w:rsidR="004D6FF5">
      <w:pPr>
        <w:widowControl w:val="0"/>
        <w:pBdr>
          <w:top w:val="nil"/>
          <w:left w:val="nil"/>
          <w:bottom w:val="nil"/>
          <w:right w:val="nil"/>
          <w:between w:val="nil"/>
        </w:pBdr>
        <w:spacing w:line="240" w:lineRule="auto"/>
        <w:rPr>
          <w:color w:val="000000"/>
        </w:rPr>
      </w:pPr>
      <w:r>
        <w:rPr>
          <w:color w:val="000000"/>
        </w:rPr>
        <w:t>https://www.limpiezaslm2.com/wp-content/uploads/2016/03/Limpiar-tuber%C3%ADas-Mantenimiento-consejos-y-trucos-de-limpieza-1200x675.jpg</w:t>
      </w:r>
    </w:p>
  </w:comment>
  <w:comment w:id="14" w:author="Rosa Elvia Quintero Guasca" w:date="2022-11-30T21:07:00Z">
    <w:p w:rsidR="004D6FF5">
      <w:pPr>
        <w:widowControl w:val="0"/>
        <w:pBdr>
          <w:top w:val="nil"/>
          <w:left w:val="nil"/>
          <w:bottom w:val="nil"/>
          <w:right w:val="nil"/>
          <w:between w:val="nil"/>
        </w:pBdr>
        <w:spacing w:line="240" w:lineRule="auto"/>
        <w:rPr>
          <w:color w:val="000000"/>
        </w:rPr>
      </w:pPr>
      <w:r>
        <w:rPr>
          <w:color w:val="000000"/>
        </w:rPr>
        <w:t>https://http2.mlstatic.com/D_NQ_NP_693202-MCO31110787746_062019-O.jpg</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D6FF5">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1312" behindDoc="1" locked="0" layoutInCell="1" allowOverlap="1" hidden="0">
          <wp:simplePos x="0" y="0"/>
          <wp:positionH relativeFrom="column">
            <wp:posOffset>-1063613</wp:posOffset>
          </wp:positionH>
          <wp:positionV relativeFrom="paragraph">
            <wp:posOffset>-277112</wp:posOffset>
          </wp:positionV>
          <wp:extent cx="10671819" cy="887683"/>
          <wp:effectExtent l="0" t="0" r="0" b="0"/>
          <wp:wrapNone/>
          <wp:docPr id="500" name="image40.png" hidden="0"/>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xmlns:r="http://schemas.openxmlformats.org/officeDocument/2006/relationships" r:embed="rId1"/>
                  <a:stretch>
                    <a:fillRect/>
                  </a:stretch>
                </pic:blipFill>
                <pic:spPr>
                  <a:xfrm>
                    <a:off x="0" y="0"/>
                    <a:ext cx="10671819" cy="887683"/>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D6FF5">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allowOverlap="1" hidden="0">
          <wp:simplePos x="0" y="0"/>
          <wp:positionH relativeFrom="column">
            <wp:posOffset>-1079490</wp:posOffset>
          </wp:positionH>
          <wp:positionV relativeFrom="paragraph">
            <wp:posOffset>-345430</wp:posOffset>
          </wp:positionV>
          <wp:extent cx="10679430" cy="1009015"/>
          <wp:effectExtent l="0" t="0" r="0" b="0"/>
          <wp:wrapSquare wrapText="bothSides"/>
          <wp:docPr id="501" name="image48.png" hidden="0"/>
          <wp:cNvGraphicFramePr/>
          <a:graphic xmlns:a="http://schemas.openxmlformats.org/drawingml/2006/main">
            <a:graphicData uri="http://schemas.openxmlformats.org/drawingml/2006/picture">
              <pic:pic xmlns:pic="http://schemas.openxmlformats.org/drawingml/2006/picture">
                <pic:nvPicPr>
                  <pic:cNvPr id="0" name="image48.png"/>
                  <pic:cNvPicPr/>
                </pic:nvPicPr>
                <pic:blipFill>
                  <a:blip xmlns:r="http://schemas.openxmlformats.org/officeDocument/2006/relationships" r:embed="rId1"/>
                  <a:stretch>
                    <a:fillRect/>
                  </a:stretch>
                </pic:blipFill>
                <pic:spPr>
                  <a:xfrm>
                    <a:off x="0" y="0"/>
                    <a:ext cx="10679430" cy="1009015"/>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hidden="0">
              <wp:simplePos x="0" y="0"/>
              <wp:positionH relativeFrom="column">
                <wp:posOffset>7800471</wp:posOffset>
              </wp:positionH>
              <wp:positionV relativeFrom="paragraph">
                <wp:posOffset>-353671</wp:posOffset>
              </wp:positionV>
              <wp:extent cx="823595" cy="1164590"/>
              <wp:effectExtent l="0" t="0" r="0" b="0"/>
              <wp:wrapNone/>
              <wp:docPr id="449" name="Rectángulo 449" hidden="0"/>
              <wp:cNvGraphicFramePr/>
              <a:graphic xmlns:a="http://schemas.openxmlformats.org/drawingml/2006/main">
                <a:graphicData uri="http://schemas.microsoft.com/office/word/2010/wordprocessingShape">
                  <wps:wsp xmlns:wps="http://schemas.microsoft.com/office/word/2010/wordprocessingShape">
                    <wps:cNvSpPr/>
                    <wps:spPr>
                      <a:xfrm>
                        <a:off x="0" y="0"/>
                        <a:ext cx="823595" cy="1164590"/>
                      </a:xfrm>
                      <a:prstGeom prst="rect">
                        <a:avLst/>
                      </a:prstGeom>
                      <a:solidFill>
                        <a:srgbClr val="FFFFFF"/>
                      </a:solidFill>
                      <a:ln w="9525">
                        <a:solidFill>
                          <a:srgbClr val="FFFFFF"/>
                        </a:solidFill>
                        <a:miter lim="800000"/>
                        <a:headEnd w="sm" len="sm"/>
                        <a:tailEnd w="sm" len="sm"/>
                      </a:ln>
                    </wps:spPr>
                    <wps:txbx>
                      <w:txbxContent>
                        <w:p w:rsidR="000F7D16" w:rsidP="000F7D16">
                          <w:pPr>
                            <w:spacing w:line="240" w:lineRule="auto"/>
                            <w:ind w:hanging="2"/>
                          </w:pPr>
                          <w:r>
                            <w:rPr>
                              <w:noProof/>
                              <w:lang w:val="es-ES"/>
                            </w:rPr>
                            <w:drawing>
                              <wp:inline distT="0" distB="0" distL="0" distR="0">
                                <wp:extent cx="633600" cy="1108800"/>
                                <wp:effectExtent l="0" t="0" r="0" b="0"/>
                                <wp:docPr id="104433836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xmlns:r="http://schemas.openxmlformats.org/officeDocument/2006/relationships" r:embed="rId2"/>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id="Rectángulo 449" o:spid="_x0000_s2049" style="height:91.7pt;margin-left:614.2pt;margin-top:-27.85pt;mso-wrap-distance-bottom:0;mso-wrap-distance-left:9pt;mso-wrap-distance-right:9pt;mso-wrap-distance-top:0;mso-wrap-style:none;position:absolute;v-text-anchor:middle;visibility:visible;width:64.85pt;z-index:251660288" strokecolor="white">
              <v:stroke startarrowwidth="narrow" startarrowlength="short" endarrowwidth="narrow" endarrowlength="short"/>
              <v:textbox style="mso-fit-shape-to-text:t" inset="7.2pt,7.2pt,7.2pt,7.2pt">
                <w:txbxContent>
                  <w:p w:rsidR="000F7D16" w:rsidP="000F7D16">
                    <w:pPr>
                      <w:spacing w:line="240" w:lineRule="auto"/>
                      <w:ind w:hanging="2"/>
                    </w:pPr>
                    <w:r>
                      <w:rPr>
                        <w:noProof/>
                        <w:lang w:val="es-ES"/>
                      </w:rPr>
                      <w:drawing>
                        <wp:inline distT="0" distB="0" distL="0" distR="0">
                          <wp:extent cx="633600" cy="11088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xmlns:r="http://schemas.openxmlformats.org/officeDocument/2006/relationships" r:embed="rId3"/>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rsidR="004D6FF5">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BDC003A"/>
    <w:multiLevelType w:val="multilevel"/>
    <w:tmpl w:val="D91CA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3B05F0C"/>
    <w:multiLevelType w:val="multilevel"/>
    <w:tmpl w:val="1ECE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6437A8"/>
    <w:multiLevelType w:val="multilevel"/>
    <w:tmpl w:val="B9EAB3E8"/>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2C822226"/>
    <w:multiLevelType w:val="multilevel"/>
    <w:tmpl w:val="8B5CB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B076976"/>
    <w:multiLevelType w:val="multilevel"/>
    <w:tmpl w:val="50AC5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100176F"/>
    <w:multiLevelType w:val="multilevel"/>
    <w:tmpl w:val="80E0B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0F3658D"/>
    <w:multiLevelType w:val="multilevel"/>
    <w:tmpl w:val="2138E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6"/>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mathPr>
  <w:themeFontLang w:val="es-CO"/>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_1"/>
    <w:tblPr>
      <w:tblCellMar>
        <w:top w:w="0" w:type="dxa"/>
        <w:left w:w="0" w:type="dxa"/>
        <w:bottom w:w="0" w:type="dxa"/>
        <w:right w:w="0" w:type="dxa"/>
      </w:tblCellMar>
    </w:tblPr>
  </w:style>
  <w:style w:type="table" w:customStyle="1" w:styleId="TableNormal2">
    <w:name w:val="Table Normal_2"/>
    <w:tblPr>
      <w:tblCellMar>
        <w:top w:w="0" w:type="dxa"/>
        <w:left w:w="0" w:type="dxa"/>
        <w:bottom w:w="0" w:type="dxa"/>
        <w:right w:w="0" w:type="dxa"/>
      </w:tblCellMar>
    </w:tblPr>
  </w:style>
  <w:style w:type="table" w:customStyle="1" w:styleId="TableNormal3">
    <w:name w:val="Table Normal_3"/>
    <w:tblPr>
      <w:tblCellMar>
        <w:top w:w="0" w:type="dxa"/>
        <w:left w:w="0" w:type="dxa"/>
        <w:bottom w:w="0" w:type="dxa"/>
        <w:right w:w="0" w:type="dxa"/>
      </w:tblCellMar>
    </w:tblPr>
  </w:style>
  <w:style w:type="table" w:customStyle="1" w:styleId="TableNormal4">
    <w:name w:val="Table Normal_4"/>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name w:val="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name w:val="a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name w:val="a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name w:val="a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name w:val="a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name w:val="a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name w:val="a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name w:val="a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name w:val="a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name w:val="a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name w:val="a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name w:val="a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name w:val="a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name w:val="a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name w:val="a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name w:val="a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name w:val="a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name w:val="a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name w:val="a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name w:val="a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name w:val="a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name w:val="a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name w:val="a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name w:val="a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name w:val="a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name w:val="a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name w:val="a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name w:val="a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name w:val="a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name w:val="a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name w:val="a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name w:val="a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name w:val="a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name w:val="a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name w:val="a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name w:val="a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name w:val="a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ommentText">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TextodegloboCar"/>
    <w:uiPriority w:val="99"/>
    <w:semiHidden/>
    <w:unhideWhenUsed/>
    <w:rsid w:val="000F7D16"/>
    <w:pPr>
      <w:spacing w:line="240" w:lineRule="auto"/>
    </w:pPr>
    <w:rPr>
      <w:rFonts w:ascii="Segoe UI" w:hAnsi="Segoe UI" w:cs="Segoe UI"/>
      <w:sz w:val="18"/>
      <w:szCs w:val="18"/>
    </w:rPr>
  </w:style>
  <w:style w:type="character" w:customStyle="1" w:styleId="TextodegloboCar">
    <w:name w:val="Texto de globo Car"/>
    <w:basedOn w:val="DefaultParagraphFont"/>
    <w:link w:val="BalloonText"/>
    <w:uiPriority w:val="99"/>
    <w:semiHidden/>
    <w:rsid w:val="000F7D16"/>
    <w:rPr>
      <w:rFonts w:ascii="Segoe UI" w:hAnsi="Segoe UI" w:cs="Segoe UI"/>
      <w:sz w:val="18"/>
      <w:szCs w:val="18"/>
    </w:rPr>
  </w:style>
  <w:style w:type="paragraph" w:styleId="CommentSubject">
    <w:name w:val="annotation subject"/>
    <w:basedOn w:val="CommentText"/>
    <w:next w:val="CommentText"/>
    <w:link w:val="AsuntodelcomentarioCar"/>
    <w:uiPriority w:val="99"/>
    <w:semiHidden/>
    <w:unhideWhenUsed/>
    <w:rsid w:val="00793B5D"/>
    <w:rPr>
      <w:b/>
      <w:bCs/>
    </w:rPr>
  </w:style>
  <w:style w:type="character" w:customStyle="1" w:styleId="AsuntodelcomentarioCar">
    <w:name w:val="Asunto del comentario Car"/>
    <w:basedOn w:val="TextocomentarioCar"/>
    <w:link w:val="CommentSubject"/>
    <w:uiPriority w:val="99"/>
    <w:semiHidden/>
    <w:rsid w:val="00793B5D"/>
    <w:rPr>
      <w:b/>
      <w:bCs/>
      <w:sz w:val="20"/>
      <w:szCs w:val="20"/>
    </w:rPr>
  </w:style>
  <w:style w:type="character" w:styleId="Emphasis">
    <w:name w:val="Emphasis"/>
    <w:basedOn w:val="DefaultParagraphFont"/>
    <w:uiPriority w:val="20"/>
    <w:qFormat/>
    <w:rsid w:val="00007560"/>
    <w:rPr>
      <w:i/>
      <w:iCs/>
    </w:rPr>
  </w:style>
  <w:style w:type="character" w:styleId="Strong">
    <w:name w:val="Strong"/>
    <w:basedOn w:val="DefaultParagraphFont"/>
    <w:uiPriority w:val="22"/>
    <w:qFormat/>
    <w:rsid w:val="00007560"/>
    <w:rPr>
      <w:b/>
      <w:bCs/>
    </w:rPr>
  </w:style>
  <w:style w:type="table" w:customStyle="1" w:styleId="aff4">
    <w:name w:val="a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name w:val="a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name w:val="a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name w:val="a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name w:val="a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name w:val="a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name w:val="a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name w:val="a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name w:val="a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name w:val="a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name w:val="a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name w:val="a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name w:val="a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name w:val="a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name w:val="a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name w:val="a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name w:val="a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name w:val="a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name w:val="a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name w:val="a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name w:val="a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name w:val="a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name w:val="a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name w:val="a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name w:val="a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name w:val="a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name w:val="af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name w:val="af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name w:val="af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name w:val="af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name w:val="af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name w:val="af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name w:val="af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name w:val="af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name w:val="af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name w:val="af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name w:val="af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name w:val="af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name w:val="af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name w:val="af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name w:val="af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name w:val="af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name w:val="aff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name w:val="aff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name w:val="aff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name w:val="aff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name w:val="aff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name w:val="aff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name w:val="aff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name w:val="aff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name w:val="aff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name w:val="aff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name w:val="aff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name w:val="aff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name w:val="aff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name w:val="aff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name w:val="aff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name w:val="aff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name w:val="afffffe"/>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name w:val="affffff"/>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name w:val="affffff0"/>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name w:val="affffff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name w:val="affffff2"/>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name w:val="affffff3"/>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name w:val="affffff4"/>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name w:val="affffff5"/>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name w:val="affffff6"/>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name w:val="affffff7"/>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name w:val="affffff8"/>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name w:val="affffff9"/>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name w:val="affffffa"/>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name w:val="affffffb"/>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name w:val="affffffc"/>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d">
    <w:name w:val="affffffd"/>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on">
    <w:name w:val="Revision"/>
    <w:hidden/>
    <w:uiPriority w:val="99"/>
    <w:semiHidden/>
    <w:rsid w:val="00420B59"/>
    <w:pPr>
      <w:spacing w:line="240" w:lineRule="auto"/>
    </w:pPr>
  </w:style>
  <w:style w:type="table" w:customStyle="1" w:styleId="affffffe">
    <w:name w:val="aff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
    <w:name w:val="aff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0">
    <w:name w:val="aff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1">
    <w:name w:val="aff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2">
    <w:name w:val="aff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3">
    <w:name w:val="aff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4">
    <w:name w:val="aff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5">
    <w:name w:val="aff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6">
    <w:name w:val="aff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7">
    <w:name w:val="aff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8">
    <w:name w:val="aff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9">
    <w:name w:val="aff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a">
    <w:name w:val="aff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b">
    <w:name w:val="aff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c">
    <w:name w:val="aff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d">
    <w:name w:val="afff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e">
    <w:name w:val="afff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
    <w:name w:val="afff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0">
    <w:name w:val="afff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1">
    <w:name w:val="afff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2">
    <w:name w:val="afff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3">
    <w:name w:val="afff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4">
    <w:name w:val="afff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5">
    <w:name w:val="afff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6">
    <w:name w:val="afff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7">
    <w:name w:val="afff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8">
    <w:name w:val="afff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9">
    <w:name w:val="afff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a">
    <w:name w:val="afff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b">
    <w:name w:val="afff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c">
    <w:name w:val="afff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d">
    <w:name w:val="affff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e">
    <w:name w:val="affff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
    <w:name w:val="affff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0">
    <w:name w:val="affff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1">
    <w:name w:val="affff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2">
    <w:name w:val="affff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3">
    <w:name w:val="affff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4">
    <w:name w:val="affff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5">
    <w:name w:val="affff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6">
    <w:name w:val="affff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7">
    <w:name w:val="affff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8">
    <w:name w:val="affff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9">
    <w:name w:val="affff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a">
    <w:name w:val="affff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b">
    <w:name w:val="affff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c">
    <w:name w:val="affff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d">
    <w:name w:val="afffff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e">
    <w:name w:val="afffff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
    <w:name w:val="afffff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0">
    <w:name w:val="afffff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1">
    <w:name w:val="afffff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2">
    <w:name w:val="afffff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3">
    <w:name w:val="afffff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4">
    <w:name w:val="afffff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5">
    <w:name w:val="afffff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6">
    <w:name w:val="afffff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7">
    <w:name w:val="afffff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8">
    <w:name w:val="afffff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9">
    <w:name w:val="afffff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a">
    <w:name w:val="affffff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b">
    <w:name w:val="affffff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c">
    <w:name w:val="affffff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d">
    <w:name w:val="affffff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e">
    <w:name w:val="affffff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
    <w:name w:val="affffff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0">
    <w:name w:val="afffffff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1">
    <w:name w:val="afffffff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2">
    <w:name w:val="afffffff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3">
    <w:name w:val="afffffff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4">
    <w:name w:val="afffffff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5">
    <w:name w:val="afffffff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6">
    <w:name w:val="afffffff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7">
    <w:name w:val="afffffff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8">
    <w:name w:val="afffffff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ffff9">
    <w:name w:val="afffffff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comments" Target="comments.xml"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jpeg" /><Relationship Id="rId4" Type="http://schemas.openxmlformats.org/officeDocument/2006/relationships/customXml" Target="../customXml/item1.xm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jpeg" /><Relationship Id="rId44" Type="http://schemas.openxmlformats.org/officeDocument/2006/relationships/image" Target="media/image39.jpeg" /><Relationship Id="rId45" Type="http://schemas.openxmlformats.org/officeDocument/2006/relationships/image" Target="media/image40.jpeg" /><Relationship Id="rId46" Type="http://schemas.openxmlformats.org/officeDocument/2006/relationships/image" Target="media/image41.jpeg" /><Relationship Id="rId47" Type="http://schemas.openxmlformats.org/officeDocument/2006/relationships/image" Target="media/image42.jpeg" /><Relationship Id="rId48" Type="http://schemas.openxmlformats.org/officeDocument/2006/relationships/image" Target="media/image43.jpeg" /><Relationship Id="rId49" Type="http://schemas.openxmlformats.org/officeDocument/2006/relationships/image" Target="media/image44.jpeg" /><Relationship Id="rId5" Type="http://schemas.openxmlformats.org/officeDocument/2006/relationships/image" Target="media/image1.jpeg" /><Relationship Id="rId50" Type="http://schemas.openxmlformats.org/officeDocument/2006/relationships/image" Target="media/image45.jpeg" /><Relationship Id="rId51" Type="http://schemas.openxmlformats.org/officeDocument/2006/relationships/image" Target="media/image46.jpeg" /><Relationship Id="rId52" Type="http://schemas.openxmlformats.org/officeDocument/2006/relationships/image" Target="media/image47.jpeg" /><Relationship Id="rId53" Type="http://schemas.openxmlformats.org/officeDocument/2006/relationships/image" Target="media/image48.jpeg" /><Relationship Id="rId54" Type="http://schemas.openxmlformats.org/officeDocument/2006/relationships/image" Target="media/image49.jpeg" /><Relationship Id="rId55" Type="http://schemas.openxmlformats.org/officeDocument/2006/relationships/image" Target="media/image50.jpeg" /><Relationship Id="rId56" Type="http://schemas.openxmlformats.org/officeDocument/2006/relationships/image" Target="media/image51.jpeg" /><Relationship Id="rId57" Type="http://schemas.openxmlformats.org/officeDocument/2006/relationships/image" Target="media/image52.jpeg" /><Relationship Id="rId58" Type="http://schemas.openxmlformats.org/officeDocument/2006/relationships/image" Target="media/image53.png" /><Relationship Id="rId59" Type="http://schemas.openxmlformats.org/officeDocument/2006/relationships/image" Target="media/image54.jpeg" /><Relationship Id="rId6" Type="http://schemas.openxmlformats.org/officeDocument/2006/relationships/image" Target="media/image2.jpeg" /><Relationship Id="rId60" Type="http://schemas.openxmlformats.org/officeDocument/2006/relationships/image" Target="media/image55.png" /><Relationship Id="rId61" Type="http://schemas.openxmlformats.org/officeDocument/2006/relationships/image" Target="media/image56.jpeg" /><Relationship Id="rId62" Type="http://schemas.openxmlformats.org/officeDocument/2006/relationships/image" Target="media/image57.jpeg" /><Relationship Id="rId63" Type="http://schemas.openxmlformats.org/officeDocument/2006/relationships/image" Target="media/image58.jpeg" /><Relationship Id="rId64" Type="http://schemas.openxmlformats.org/officeDocument/2006/relationships/image" Target="media/image59.jpeg" /><Relationship Id="rId65" Type="http://schemas.openxmlformats.org/officeDocument/2006/relationships/image" Target="media/image60.jpeg" /><Relationship Id="rId66" Type="http://schemas.openxmlformats.org/officeDocument/2006/relationships/image" Target="media/image61.jpeg" /><Relationship Id="rId67" Type="http://schemas.openxmlformats.org/officeDocument/2006/relationships/image" Target="media/image62.jpeg" /><Relationship Id="rId68" Type="http://schemas.openxmlformats.org/officeDocument/2006/relationships/image" Target="media/image63.jpeg" /><Relationship Id="rId69" Type="http://schemas.openxmlformats.org/officeDocument/2006/relationships/image" Target="media/image64.jpeg" /><Relationship Id="rId7" Type="http://schemas.openxmlformats.org/officeDocument/2006/relationships/image" Target="media/image3.jpeg" /><Relationship Id="rId70" Type="http://schemas.openxmlformats.org/officeDocument/2006/relationships/image" Target="media/image65.jpeg" /><Relationship Id="rId71" Type="http://schemas.openxmlformats.org/officeDocument/2006/relationships/image" Target="media/image66.jpeg" /><Relationship Id="rId72" Type="http://schemas.openxmlformats.org/officeDocument/2006/relationships/image" Target="media/image67.jpeg" /><Relationship Id="rId73" Type="http://schemas.openxmlformats.org/officeDocument/2006/relationships/image" Target="media/image68.jpeg" /><Relationship Id="rId74" Type="http://schemas.openxmlformats.org/officeDocument/2006/relationships/image" Target="media/image69.jpeg" /><Relationship Id="rId75" Type="http://schemas.openxmlformats.org/officeDocument/2006/relationships/image" Target="media/image70.jpeg" /><Relationship Id="rId76" Type="http://schemas.openxmlformats.org/officeDocument/2006/relationships/image" Target="media/image71.jpeg" /><Relationship Id="rId77" Type="http://schemas.openxmlformats.org/officeDocument/2006/relationships/image" Target="media/image72.png" /><Relationship Id="rId78" Type="http://schemas.openxmlformats.org/officeDocument/2006/relationships/image" Target="media/image73.png" /><Relationship Id="rId79" Type="http://schemas.openxmlformats.org/officeDocument/2006/relationships/image" Target="media/image74.jpeg" /><Relationship Id="rId8" Type="http://schemas.openxmlformats.org/officeDocument/2006/relationships/image" Target="media/image4.jpeg" /><Relationship Id="rId80" Type="http://schemas.openxmlformats.org/officeDocument/2006/relationships/image" Target="media/image75.jpeg" /><Relationship Id="rId81" Type="http://schemas.openxmlformats.org/officeDocument/2006/relationships/image" Target="media/image76.jpeg" /><Relationship Id="rId82" Type="http://schemas.openxmlformats.org/officeDocument/2006/relationships/image" Target="media/image77.jpeg" /><Relationship Id="rId83" Type="http://schemas.openxmlformats.org/officeDocument/2006/relationships/image" Target="media/image78.jpeg" /><Relationship Id="rId84" Type="http://schemas.openxmlformats.org/officeDocument/2006/relationships/image" Target="media/image79.jpeg" /><Relationship Id="rId85" Type="http://schemas.openxmlformats.org/officeDocument/2006/relationships/image" Target="media/image80.jpeg" /><Relationship Id="rId86" Type="http://schemas.openxmlformats.org/officeDocument/2006/relationships/header" Target="header1.xml" /><Relationship Id="rId87" Type="http://schemas.openxmlformats.org/officeDocument/2006/relationships/footer" Target="footer1.xml" /><Relationship Id="rId88" Type="http://schemas.openxmlformats.org/officeDocument/2006/relationships/theme" Target="theme/theme1.xml" /><Relationship Id="rId89" Type="http://schemas.openxmlformats.org/officeDocument/2006/relationships/numbering" Target="numbering.xml" /><Relationship Id="rId9" Type="http://schemas.openxmlformats.org/officeDocument/2006/relationships/image" Target="media/image5.jpeg" /><Relationship Id="rId90" Type="http://schemas.openxmlformats.org/officeDocument/2006/relationships/styles" Target="styles.xml" /></Relationships>
</file>

<file path=word/_rels/footer1.xml.rels>&#65279;<?xml version="1.0" encoding="utf-8" standalone="yes"?><Relationships xmlns="http://schemas.openxmlformats.org/package/2006/relationships"><Relationship Id="rId1" Type="http://schemas.openxmlformats.org/officeDocument/2006/relationships/image" Target="media/image84.png" /></Relationships>
</file>

<file path=word/_rels/header1.xml.rels>&#65279;<?xml version="1.0" encoding="utf-8" standalone="yes"?><Relationships xmlns="http://schemas.openxmlformats.org/package/2006/relationships"><Relationship Id="rId1" Type="http://schemas.openxmlformats.org/officeDocument/2006/relationships/image" Target="media/image81.jpeg" /><Relationship Id="rId2" Type="http://schemas.openxmlformats.org/officeDocument/2006/relationships/image" Target="media/image82.jpeg" /><Relationship Id="rId3" Type="http://schemas.openxmlformats.org/officeDocument/2006/relationships/image" Target="media/image8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kc4/dHwARfvoU1nDOUBkZ2/MWg==">AMUW2mUrEBlrdv1dzA+xLxPRpDRwHdqpvZ339+qXKY07ro8GKLLVLxYCqzpBm5kB3QK2Rt+2fNK1svk8oZQSM/2LIxWyxLSbL+JK+4edhbB5XZbPb2tUdoWwEVanC9xd1KD3tXbO5MUnWWen8d/qtP6ObdkA+og9MCAGnINSQmNoU69m0FqlYtCg/6UXqy1zUljt5M+gIFy3jESr45nqzVjwypUWRmAqdVf1uRRgsgBQ7mcp83ePjjcSXSjbC1YAKQPml8PlBOTyfc2h4cfa105KHyVemfnGowZqN8jGdudCGx7g6Hj2nIzFzUFSw0HLwep0elizIi8eJ/NKP1tv53y2X+3kBOrJRarU1LTAPgXe36VpaZd3Gd6aSUAkDI8LVS/4txhKoVw5avXEXsfb4tVISRf6QzM9HcFzco5lvdcvkuPdM0tFTkBr+p1HE8cE0tGOsatYhCxj2Dip21EoTz4eOkVDRzVsoyT18cV/TWtqfIXsbiH7K/p8crOGR8VAeZa3VXac8J0V8uLUiagqmOwu/cruTUQu6CB/TKjHCVgybkOmtpuLMjPITnbfk3ClCzB1T3timmR6JpbKOj8zIyHiT75+qPKU6w1CUoRAD4tL0gK0KDgecMf59NUCg2mbAkeVYMebpqOhhh57UQomL4bkkFUZc7igOydGYm6ecubL4JnRVlRxM6t4vQ4e4T3wJGtMvFPDINsJPTw0GqgxoMC+beRKNFErGnqMUGfgy95YqSA3vgjzqXLxPcevhrm/4Mt4+xHhU9nguHpwWj7HquaoN1YzlVvUhQ9wsTO1Jgl2O/5wPGeqSQoVd2dfT4MAwAI3crs2XwOZDWrzaYX0e0LdYim9eFhdewoi/pIAX7hSCrfv0CbqsYxAcbIfgWq09JbTXGQ+FVfOsEOcNqjfVrL8JIeyhArl6Rgp6YCOqki/LOvUaqnZmqlSWeoGeTFy2eoTTK723EJGhE3OA11ZYfzrd0VlG5LJgI7m3twGMvRV12Lps5BWLMq1GIyba1qwZU36cZmOPMRs5+kHPTM4muLX/8I5jnS7QOs98FrlS5M64RkZIeXty48GtpmvoulORvbLIjGyDtvUiQICWeXUNfcTgXzHFECsMbjiZ7QjmwdOYt4X8QfZLWtjUJ5bRGoDVt5cRMSc8rn6d5YihE3gGU41w2dLIYn+/DduUiA9xietLPrne9RIACVj/zRRnH9+7yH98t8pESKs1ktLQKLBfRb3jPm8eU5t65sDSoeiNbgosrBo8G1eHeklJjWizT0uMmAZLJNd94hN0G5sTVb4D3FowVRG46WnauCF4dchak+TpYvgAUseWDyInxVBZ0kLlAYnQR+Gf2UhOujrS0N8GiW4TDgXy0XSLK6C+z6hv/vn+/0uRA2g2uOZ9e6wVt8KYockbEaI1p56C60aY/Hfe7Pb+WgUwftYR1pd6/+ZV/9cfgnFlNrNFQv7keKWzS8JPR7mwzEJvbZsvwGVFCe13ysmrjrypom2UzEmOljhw7Ar7iAyaXuIahbE3WQT9KwwMrQI+oSZe7mS9l5rE3NNtC/ybIL41xsRbqVV0Un0b3V+YA2MLTfY3tmSGOspRDcWYyl2UPjL/sLkB2Xm4qVTYZ7xfIFWvppt3df2w4Sf629s51wViEmLmBrdzAdCpAJIg/JCYXraW0NH3bN9HLi9GjpqafjchL+hgMllo9/P3tLzAYac2KNbX2ihY+uNmBkp+HZVbXHDWN2pu3YbszGpNzLQfFzI1Mmg3xiSuQGF/ym/9bys+JEzY0Ibo6DRcT+RyCs7jVmCwwVPr7J/mR1QU76t74LLYflRweNtM6g2j6pOcWfesWHf+vYUhsBoN3nKqpi8Bkf3pA1VP2YI6hrLxhLJJRmGiUYxUqxxreJsW5UHtPbNtfpWnbf0ITmEJNIITjmf5sWTsl9067Fhby2Hf9Czwk0rAZqtTvnWrtcal53Dm/FmHyGybVbHdzoxOqlfs3iLFMY7+I9L+DLwrMZqSH0OYlYyzcRmpU0kPCf1j4ggYsRTG0EL5XUmGXfOjBPkBdQ2RHn0cnIc3PzmJKAWexL5+18cGdEO9Ah6TxB7sCbfLfQ1PLmp5WUTYEFCaCKOH7EBJWSNsMfQIUczMtvh2bQA/97xmCDMIj3gPmWuQ3dKhnnn2WoeDU79wbk+wDVbi6MkFCvpmdRyg3A4JI5hsEw35HZfLkMi72wGfDC9cRUeTZ0MKXSESeUcJ9bPeWlYx3XMPpZ3i1SX10w1uyqkYdQCe16XLE3E0htY2/94FH4WAEf1fig0ELOmA4ba+jX6/TVkvLc2JkS8+4L2Jk8usU+hTZaUvvxrqbB2UKTl5ClofzVQIb0WgHBf2BwnEWEel50JBY2E3UHMJ/tDoYuFJWPacf8nG4+5I2UuRwBC8JgDdEklWFyY6PvDr3co9q727Jnh5VFhPbM4gd0BOJsw8i5HZgQt6Yc5tXxp0WLGM6QhbrkPwFasaXIZye1maIXriDWuoYn6H/COlxcj7LHTFmk5aUBLvB7SKZXWaCvtS65emRcVZyJbWSo+cIJcTlYxUdCRG8LA4UNSQEs3mk4MoCDLqFfNOx0AZK+euu7nG2IlbkThKIkQVo2z65tajnO9mbMMGHwHB3o7WBJeYwpGqfDqXVSXqPEDPfjnsfvl0X589VYj/PVjwJ6x6qWGLjs7eTLVb0Xd52jQI9/CjTX6KTbkja1o2VSNydH8MmRNUrufdJD56So2Sjpxg/b40eFKIVNU/C0fN0XPddSx5QAUcapuEzMIpulwcv2tcv6gKJl0c2oj6dq562VsmxPxy+FwxNoHBKg2b0K8XoTURu0sb5pRYkmFBAjqGVXQfPwmbQagjDp3f9LiMXktHrgbv3AFs/nZ984VojrduizNF3Ey/rKTg94xRcGdOpoBcd6hDaQV99fBXQq/UIeSgQDBP6zP0Zu//e2YXBDODHhhrAGgQnw6lv+KfxLQBSE2AWnt08ndNR+8Mu3q4WH1pOX5sT+NkwNwHBCUo+BjckwIVrpg/fEWvx71KGeiWPWdDUPVPnkvkRfCPBY0dGu2Q9CUSEJeefzuZvWVl9Mo1JtD67novKiJKo7VnSIkqWWn5UlHS8U/VU7+TLEAkbSD+86fC//AjaRrxjIKxl7Gl+m34lqBYHC5XOToHrWGWwwe2RSZW3hVjedi1oZtBq/U7Bhnts4tQkimkIok19+NyvCPZ9zAtrwU4rTbpVkzLy+bxtvJhOFGKiKs0YsxmGgDNohKdFwzfTVwzF6318d3g33iWR5ETkMH5IOXQFuO+mBGMrMptFfeQHcmPga/JtpJcJqks1a0BJ6ZyAKD3sgc3O18MWOt8fuqyLDp127/92I0qXLmCUbyjxFVmPcDS2GCEDZB4UftziAA+Bxmusns44ArGf3Tv1U5THzhV2DCmtZ16avQgGO6UUTQ6iT4G7+2xmOxgeTABfeel3xJE7yzYdx1XIjii8kVONgtQBoKR2X0MoNti9fOyquryT1qPkau2L8/TuqX2PO9ibuZckgZyLwbMIEHr63WL77+dJCPXCyGHCahnBrhBDOvqirYFpzPielPPwZaD93beryzPKjzXM/Ws1e1Mulw1x1VQzuxD3tSLvuBWnA47TeSU4NtdLfO0xwuudxCqqVlv+CdEOQ9q60pawLtewGwK+e1I/SnwQm1U/f4O2gcrNfnJhvtKFUrLCAVV+5jT6ofb73MjgMJt0JYrPWqNWEhrAMZ8mJ+W6+UGouE+alPN/z6bdtBEvEzCO3iHlz1JM8x00iBN9v8Jvb6TVblc8EIpa3FFC7Cw4unnTb7FtL5v2GTBz2DNWnviXS7rDKD7+Z8SFyHyP4w5ur44IbE3TJBOsU3jM5MVMl+baKtqI+CCwcis622sPf65eqydPBXs8HT5PnnsnyDQZY7J6+qnafVGQf2yHUBLSq7EWwGZQFYen9JPQnlPY6dFWWPaxaYJP0MAtaMUvuBSXYjgYyfzXe0PVJLe0SxImVMU468jvs8e8H9gITXuQaF6UonXSF3zYFpcba6982o8816mEc7OQJNk+0Dzzarwy61ty6vy80jGk9TtsMkU1Ysf0dcC6GQB7bVTs56YxlP+Zlv4xNvaG3GXFhkZhC5UiTGdezbudzdzrsEOrI6h5lxGxZASGpuZ7uh9ADxg/hpyvboKXG/6CSu/Ukge/cQMPWcyFVcZ8osOINSYJ0kimxJh+rYC7MJmeG+SBJnvzsol6koBO5ws9zpuM+N39PXRDr7C68yp4nG4JtC2km3vcPNQp/CBieZmsOU+epfxQteY+YhZTF84BDaaOTo0ZIJvXWDDYY6pkVeIhTnfgE9WM0fQNYjTAjw1jZN6IXeQY9JjlvBO1ZNt0ugeQQ7rL7BhkXCPw5fiG/PLjRJNXmM3eL2gDa6kNhWHz+HxlW/YpiGn29SG2i9+uOzE44SqX++GRgk2rifgFP8al058L8+iv2nGQzo6nSI+3axQ922FCx0yU2eMJXapojRPUUdGfuEJ+c0afs1ipMXkgbsVbwhmQhwf5M/8obF5hyS5kMJAw6giT/gJvMeLp+7JuS1uzYJniPUl6LbRr3pzqXY95GHZeP/HYlvA1Ppx5YqvcXJFCXDDc7JyPH7iAVznVd625exXMI7rSeokjGRFYLbG/6IYPm/mTn2PkBaojuwc+HpVL1qljSDQNY12VrNfglKgG2uKGVkEKzr2IyEI3Hm35T0jzBjnMm+UDwjgQRu2JrlSuqIqVB440mPZSWP0ufspNSpTR2B1x3iqVS4iJAKhmF+q78oGrkY8tjogZyK0/wOIpVVHXro1ypVaCBDxsO6CMyn6zk3VCO/xA9c+ikcjTNXTSWvW+/MiSpPsTpmTQw73T7Fde6hHocZeQGeG31GZloqT49AILEgSyEX5szpchYIHIRZiPEdRen9/Bz0Fg6MF+/Cb9AuQTJbwGXr7NU9Upro+HMyyaBERWne1zAmornFS11/UFKTEvFx8w6mjG9O3jIXKYuWN/SEUSrHmHX2CjsCpkLFXC5gBfonUinH3/2J7vgtcKnX3CAfO/k/H1MRYRSC0FiY0untQRCJ2jZJ8rDDbMlktpJHd/a2cppfEmTVE7ptgtLvaKIVoD6HS14Q8nrPiO8+ckfTKPh4L6fBwLl3QLKP8YCU/jkCSGQ//Copv6m5J/E7WSToIOUWlRAzMacrcZimGH+T4MEAZGYAmwI4V8toqnJUMZh6+d3PppfviS8Y+fvLfJZi3N/Y/2TulNVE19tzJlJub9/vD/RQgQ+KlykdzytMwW3Rb2McPNLGgws6+ozEhwuFK0owO9i7CA5oswud4/2Zbnl00xaQWeW9jJhtwbSpWMDmca2ILetxn31Z+mBMT9VQ7c1y6KATvcE1Ousk09ABcE2frqFgWwfRTSyhQDjrp+odsMlOWsl1ywKlaq9gv0B5E7jGdHyTHfPXG2BC7HAiGvZnPwurGAO22CgGqzqps2+zMTcT8B6FJS1O4gstQyYArz4G1OUurl9+bky5PNL8Ii5UDKOUN9IKcdu03WKedZRlNRp/F3HXSAd52IP/2gAZElJTvzLFWc8DuoE7hhazQXnT13Cu4uLS7MW/hlntQvTGP2mXo8d0L2t2IFOctC8wIJ62LsnKiPX3T3wHSqK/mKZu5Sk6sqxjhHjAzzeaAEur5WXbKaQ1YI+b26ERIHg3K1nPrPSHKX8X87ngfYgxCCr+IdLrCXr5Ug1P1IsBgxpDxKs9YKS9AeuM5IMG6ACtFW8MtSAzjeEgLVy/D4TOnreFi75zsKFhaouEMgwP41motGnCAvENF2lhoHFuhIB8MEUYvWtsIN4pCACy/w5t/oSxn3666UcA/jK37DFpmHzZ8vpexHQSDYatU+exAazhzrmEJG1PxIxWQc13f5jUqt4Ql/ZAoJFhX8Ush08dzoVJ3vggQfZvzeEjqxmE1/AOJl8Sib2GB4iWapmZfsXS21EmNRyknvCX46BeRmumG3ssUrUMZljB4vyterPpwJz93oBfMQOC7LfjTToO2I81f2F/zkUuyPPZ0PtUX89FpLyYSXhYxNaLcQgwa40JCVUa8GBpFPmddOywTfJM+8QO4mjSjgcOrkz6j8S/lYonDpe4Bo9EBNq7GTkSLhi4HLZhnJNvl0RHWp+cRSuPd2sdJtoDllF6n/HlpY4GQeu7xtFARl8ZoNQLpGmIAcR6uzYk94NpK76fdtZsUbOXlLWRuZOSBMFMBqu5HtzsIlnxxltVK5DtwZttwWkd+PLMhk7Ch+a85+hn/OWDBz79kI2r1cg7uYeiG+mZqqTAXNzz9zt96bNu5MVyLXcQPlBtKJUSvNUzBDVyHrluK4a358ZxqJqllHBblHdTVdDX0w5PogXdB61CQ3Jcl34JeU/cZbezUBb9yCJkGWYzEyRyyeY2BOqDxhNH3XGzlHntHU2AfBGbeIBRltB8x5uAF3GJWZma2T4c3KVumcTyBRAFqRJFFl/kQaQ5+neLJdNKbhwMm2CfQGnQMLTRV/qxo3BgSOPo7leHuE8aP9yKXZzAnC8cChMFd+A9FogWN8tgtnTkR8jJM70EMjtJxUHF3TDiyYNOOzsZ9NPVe8DOgKfLAcFdqoqsgcRotCGtziYi+5DOl0sDSuHsHVoi4dSpVjBMAlOjRqsQu/RnaV1ZCqF3c0irlVD2uXdn+dROK0AcduaPSkYLBwOBExCNdvdQbZVksdgT8tUFCW7FeBLccRWxZHRd4UwGzxEYH4ywrQPYYgy891o2oo6eOyKXeAJYCCLUOXd/hNE8yRs+pwWxO9GtjqxF98aTgpIchQ5+wuV9sjYrw23SRz2U7JnIgjJ+QjjWPiGy9U8MBUny3Cyqhlg9J8GrYn55smLUvBuzWP5wf7UDGd+BCLG/at7zlpRP32+0yA2AJatPAM21gU8WnI6yst9Gg5DQB6hXHUnVrnLBdZqnzV+Duv0jPHt4ugTli3nZiW1MVUsJlOBKaL/vatrtusaDrVKLAMB011Ksp6ksMtL7wM4LNPaaNQDMwbCaQp/8WRYp59HMGuN8WX0fVyV3wmQrNJIC/7uH3xLGP/ULDUaQIaloDNih3sD4Cot5FQ4P6K5Llw98kBanE5jFJfQXZZphZ3QbTU7bk1j+35j7+yis76ftGVoayZ2OGS8wiNvkrRO4o0RpVMls/wLUCYnXx9IsoaiCY2mVzL79p/UzNatb7cVcerLLMgh/dxffYpoAXP3PzCZpJMG3TIjtNydV6FgSKn2cKKjThBqK0PsiTAqTTaPGWzZ131lbhY1EBS2qABo9u+J2sCR7P0FU8HacrThpfcCpNqUIbiUXfiDQf8FNq5QUHDir9Bgi4O1LDtkp2o++0NVyIHvG47P9cNNqyx/r4uXUu3+ZgZuJFoJf7aK4Uk1BnFRm40ZIjzUOfLJSbbOShAYaA4HZobqmjr3KkNvTuorZvnudUZnnAE3xXhXFqcHZeBj7IDK/c4iY1gnrzAn3fCOw/RMpzAbIMTfZ+JpETxHg28ihH56kf+t1dSehrBoJlOwgmXIuKYLWGxCQwpou7poUIrS0GmN/dn1uXu0PaNxsGChnsK6NvvsU5FKloEc8fv4IBT7AmX6EL1mds2/GFWf65dvhm7/+6obdhCtDhgtWgG69RtHhg42jqDKEd2a2b51aDKmxZoNPuAvPO0ypgPAtN/gEPnI72D+y7jXDSOtaVHWJ2QhgNvgbHjbJ/9ngDfRcphayWZTEg9/weKZhhDJ4ZMArSYHPeN+plCTGhRzgiiRmwkuQmKzEgeP9GaXePxj/rbFM8JElbWDGyYVALYfdT1fPqSJsEWgi0MmcgnS+eQqWMPZCIdS6jbUQsZY+L6WNXs/hiPfq+EY4pfmiCoQO1PlNfOtTBRjP3TU2DzcWjT/HWzBP8VlRcScQoKJzpAmxH6zeNsJvw106nlRM6LWhpojrMXFHeAQdgUnRfJvZ+J0o2//V5r5LjS1X60E58hXiIveefrtM5QeuZROhAUPM2KFKkSdYRtlV45F+w/QzZM+8NFWiORXoGsu9vpyS9KM0Sr2JAxdCyALTbgkhf+vy/7eCDAsk1oqIATMqmo/c8tiQ/evvEO/g6saLSu2LIBubw6ZJTF6v8o7Hjy77adzeJidu4p4GLyzJJVH9FfOiNgz5ZKnhlUb9CmQf1x+S+Fac48EOAENhQ83QX4Mb6uxIltuYGn5qTBXBc4HJMXiHiqDaumKkUucnBeJgnXCPJfLfFpAKQJ4Ry/JF2QxVEbvdAzStgUpTgVqcPbEIXvYXeJou9tYGnu7Lmk4xydsNnE9Ybjnc4UTR911eaGWz/fHth/sF6oY6yILyl0f+dhVVG1gGnfQguFJbwThhPsefX9XH49k5dDMAzgiEdNa3xctPdqhJn/3c+gLLiNGjAYm6nDVIdtzk1dLZ0gOFezSVGxXCHah8j+yUiebET3z1qeSEqeX3BAKH7qhqLg8lTR7wSQk47oJcX0Hing2nBIHKutHGBzFjzbOaXJJeWu816IE3qpzgGXbRKMyuNxSiA8EZz+bkkbRa6PJrJM9GdfadpsTAF7Kww95mJQEdLSMfHG8DY/g9UMdVlO7kasnTt5SAFm4jel/DD61IO71dqDJsuWB5hYGXpWl9GTcf+IPEsZJS5BT5S+GETcCcapAhBKNu2FJsRodF0QE4tHHmyWTQzsdK22kMYdVPTO4lfdnd2d6DR/1Us6ed4n9/d+H5QX9eU0gx+oTumgKGkuL+XcJHtvjqMVvYx5qL92G+ANmOlYWD2lIfYr3LfDCa1uLvO2xe5uOh4Ug17KYGXddnvFoJjDHrpyQjoiQPdxihwfmJCawDe7vXiMUuO2l8ChwAmnhA6HkW6t8wQKXON2cGuBeMcbso0lJoEUDwd8Vfq2TCeNuDaR+MbittB+dy1dWNbTm+q+QJNaetssTQZnUjF4rH0AlKNvIk0XW5DQJ4x7szXWgzbe21gBhGJ7VKxG/Kis3CKhEu+ojxCQu/kpGsVoKaJfpN+XuNDCbNka2icEmiuUa96kLXun/HeO2Rru4jNzVkIda1OVWSis3ILohAjmVOi2ybAo/BOB+VvcWSyPDY+dpDWRrvERpLFbchtEnFxSi/p8D78PXPFY/kmGD4iYVa85Ebg/PW/HO0dwlYkz9TdVGkRSgDjimk3MrVHgnH/AfV346N6Bgh8wC2+ndsPGHpGolCD5auhzpoJsrQ0dFLY7yfwJZRi87/9ivSeg5YqiH0KpEom51qGMmEeR0MopUwfnRdUCkdbD63Vv2YV6as1uNoXQqWO/miWTAow+uvt4dy6QxGm2qg3qWYAwQLOnEORZzli1ra0h8e+7VbX2MfjjnaJjh1B8/4VBYOptUPI0fAN+AcLt/TmSDZzoQ0rqNfNFE0A5vk238c/duZYvCOEDAJpd5gv09sh9BtX1izWr0gVFYW41s3JtJQEqYQ3oAr0vD52smeJ2nzpc/QBwJx1XJ23UQEbZ2AaPRM21pQoMFhRDCNX3B0DspDEeT4k+XvsF5A8DT0O5B766WluE9G4EHgZ2gqzymYBFFjGQaTPxDTpQ2TKuDY43Tq8OwFHA75YKla4FgBB01qHgJzwUsWBOdRwzVyTJDCt3HGkJHgYrVNfQc9MRiHyBVd22HdfrFiBDpA9WFiKuUeDOwof+V3JBBOJkwTUVOCzfDTSgP2y5KlIxKBef/g4XJdtL0z/XPi8uh3PiAv06oEU6yJQvEGTPkaI37dssoWW38QP77pBmuGPPRrz2qnJW61Cwvire3AAyIM6O6qQ8ZwSXpcHZLY4Oc1fgu6tiUxvhakgzyD1JExAZgiGtf2Lzoy6z5FYcy0LO32KzDps/RDOv0+DEV3JVITWN9Mz7TS1+0Ec104LvZsrZyXTdadb/x2tlY3/oQ0Kzvx20qwl6b7Skqt4t+oTODGGQgpDRBTmh4NB2LVMdq6Rf9Gp/hpAbanzVdvxvBNsWS2g4QQA1oC3AWCO6/iy+tpqirvfRd7kfh10hgMgVdXN1Y1QQq8hRbIRl2+l1S+6MgV1PLrfe8DWy+DmhAscmoFqQf5wKhKjeeycyrjAWOY+dHGunMxMfdrPZGJIIzu3eJverLZ1zlwzhzxHjhnzhgMKnm36E2m/tC8ccZhZTVwPdfs/53zGDqGnpCtZKaGxek56TqzumnyQBJNh8abzDcdyB2+l5q1vAomPdP0ztlD3p5jqPBzFdUqo55oaFLMZG4PpPKsvbg74jfr8tFVMMj9Gooc5KUZB2vDj4ybsZhW0DaSAv0RSRgIVOIltzEi6qtlVczKy8qqbsGmgk3MW1o7Bjgg9DSNAMLBzBFBIYjxbsWft4q2FwefPaUPKbGi4YdeYhrAKL/JWVx68vgP5X77ekU4KqkdaZT39wLmPYGFC25f4FRc61PyVKtNb7edVaAqzADQp/WwYwNzZDJ4E2IOUyPFvhDLfTdSEHVS6PRSmmjzwofJfjFTHnP1RMnMc9GMVjueTdaJr1utTaZBrOwyWWF6foDLdhdajGHMo8XQLVvWZpGwvNfkrhpDkzlvtbWK380C9mPo30qPYGwJWjH6K/PzaxmDkvkkukxpfgdjGf8CWgo21A5956buEC6PnbDzOU4Vv+IDKdJlKDZJM1HWFSfLq1FXevK65aCj91RSsxcDv1iTXu5uctB5TzAoAAkxZXP9kPdVBOcyMLweDjILSXb2m0SNQPXvfQx2BBpulAIW80IQvjRiUjBolRNapEH4c088QNgO2f03Hyvrr0ciLPJjQkeOrc0w/XVMtCJYb6dQYjibWDB01e09Q+WTw01RAk0B98urwlHFOuklYY7ykZe/tQ8urG//Pw0Hder4ACld3Q0cy65ozgQ7HnjTtMjoIq/kf82YxLsHUl1uV9lPjCL16cOjE0Lgg7VWFKXu/wwjVzAj8j9QHF3cljNGzZbL7nvuBLzRxvhbAOdeTWZdpxCqsV+a1wiQE/ySEC8W6gSG9dPuek2ZavGBAJdSY35ra25o57av7sqb4c6NmviKydVVt1O3bIPGJUwvmQYDUJDHhQkrnVqfNQj5LcTeA7drOaiGhY7XWCBMiF9iiGNSO+MtMOmVra1UBjTCRABKcFNOO/Fc6w+Ft31/8PVB9Tozuqq+Eby5XvfgCSAtU2mxuIE7atPWMmTTjZn7JM3QtGEQK6ZUiD/Y5NDcU8FTs+qBDk/FiPPjtfxKBI8MQvUvA12BUJD0cIFbOkPubwVFCForAWC8FLZtowWc5xwrOZdifQNSZl7NAWlSw3ZFMtcnVT59GUPD9/k2FnlYIbaZxY+WHdnOHT0GZmafBfmfz+ksLkjx+Ci0uEOUampqshZkmOAbMt61K4z9Xk1t6OjviL2qphog/rQMymy2Y6ZyGNFDm03gg8huoaxz74cz1OEIQocbyJ0udUeT+zyZlF8JJue03MGJvEnetwHVaCLCH227grvxV0A3uUxot32d3YP9isvhqhSdyADHcZR7qk9/RyLkpHXwSScXkWUvEr8gq1K/ZKe1HkZglwZ64P1qhnbkcJ/9jZE84+SZ/fToWNZM0uw4Bx+nzOJi34aWvX5Z4h005SLctnPQn694b5MVkoCo2LLtcEBQzBNzkeEkybMiaSAPIQgGpFHxFiThXWyzB2O/8wqaR2isgrzCJ5MRJbSB3jNgRwl9Ti9aVjm2c3LI2hRC0dad7Qk7GwytKedGwxqC+Ffx6voTRwRYSGBAb5dBQVPl4MA2kNQ21Jl4kgMAKPG2al4SQeWSwrxq2zwQzgCWC23GA1PVcarUMrNIcRCAm5cd60E+LTGz4MOyBPcvDLC/cpE/PXVRFtu1QyMnug++BKc0p5W7mWLT/x6xMOtxNtAyOJB2yJpnFc+lcZn48lFBW15Vpph/vIpWEnrqwgWZ4UbY9gvBAw9fHnjvm9Mv0yY6fk07sQv/IEVlwOCOgoJ3dZwq99/TK+fwODvtBaUXf4hnqCrGQU0fKm7ILeT+GoJdrpZyQBF230DNPLh0MkmK56NIjOk5JqbzJFzssmZVfx4QrkhZ1qEY4azRrgud7cCPVwEKgPs+5eKsZc3l2OJNZfLw2JfyTznLcSuhRIevSrF4Q4XX0UoFiaAP506tTnncG+dxKPbVlkLLbf9B7A5SHpLBxnV/7tXWWpeTDrv36eVEi/2aXOH0kPgxniUDwbjaPnkXmJt85I38877k1T0A5ZWDHcFdjZHpgNp4ztW3Sg8+FaqS7gbv3Vnd6iX7l7JceWxy9/Zoaads7+k+zCxylbYl2tDMit8u9ZmywqNx7mwGNUnh8MDrWDf/Gj1rBkmk8EouUbn5HvsB7mmOkJBrXNS0cQkjwjxomKf4FUOFJGdDvdQxoA9VZomdBff/7WaLTR+loCF+gXAazghZrWUPAE2EN5vm6SjoCTBbhU+rweVBXfO43MbAEkzPF69RmB09ZLXAj/Lu0vAf27aLeve2cwG+l5tnKbcpSB9ehcsGkLA9Fe/uF7EmojvbeAA66pdbHs58o4o0Z1j7ILWHLYz3gtghSe2wDlenkdc38vVuZuHksp1NTLmHT7RtljUVV1lcKC0SQO7oYm6UqkNe4XAmepEqdOXCV7v9GswfiVT9lJGCcsHsEv0rbyCcQSZfcQyd7cjrJJWQNWTOIz/jfKDK/sY8/QeJeMHtBoviZd8sA/xcrB6ilfL1KasU3i8jAtsPk1/Lo4wtlsA4sg2r9SCmdCKelhxZDO1/Gf1aCWSTTD5EysDxMzJ9Ce9Mq8nCpJ7eHDscAyV02lbbubBnQsCwifB5VCrFJZDytqRPnprzsNZ8jZgEBhavO9wn+zorGRPq2OG/F0dlv1LxvNLPJEn/htIbMqZu1jPm/XFLQ4FyMgKs7sFLCMyvL9Ir8OcrbfioO72qtOp38tFO1MlimeWRUOsZvsAQOcHjgWPfyR48QDyBqEJw5C+sY739IfCTbQJpNsZJpV12rXlooL2ueYF7p1LVM0nI1fU3v/W9TcSoVkeVSPn6cE6LeCJVfF1KQL2YkYuHoF5t45siSHmYllHNbx4mIDCEsSsAVI9cSNhyRWGdB2lhkkmYE26nxaRkGx83+2+GekRh5hHpwON8GY6OK8VP1YNa5iw0qF4vbhmZCgYCTZUUcdn34neX5Vt2WlRV2FbV4riRbUyOPkiuUWYLdwjM4nbtojq6zG4o+2+UkLBPxKgJDyIXJ1ihaIEqMT8T16WVZh/DYEUXKql6lfYaZhicggBxPxqmH9SRaDkUXIRqCx1OEN+HKWpLamryCMskwf4/smMdWfO0dfraZTBTWutspgZ6MrtW6ZRH0GSVu9+m+fuJ2Wod1R4BeguXZDYBFzJkLF5auEdb/nymQunvZVmJQ4JHbTK1b5ZOVKjAJ5fXT0L1ylNb+YLUZAirCpfE4182NKbyvteb7E2r9xYXp0S6WSvWcUJwOE/nBJzW/ovsKWIjKIYEbATzMJUeuQeg8U8yHhoKc/Jzzhl4kQ55FAmRD8+zfyX9HGVBGm7gU0TLYfKCivLV4lGqVVtS/dr8PTXPQ2TYKVNx0xZypRPU14m7x13KKD9oDeaq7MKZknY6ng47OTm0r3i8J636p5kqYXUzVzT4Vemk0pbj1AWDEDcCAcEhGYUnhtO55dQGE2CwcxiXg/9RwcU0rdLBuj07DpXa7Hszm/8Q4yfh/Kj+xa00lAsk+I25ZAdWVAsxkI4f8Re4WF/c/sdgwjy3kU2fXUcGiwGGi7w/r0LGUCAMreVMut55ThRe3dgAta1KuAxpoeUDJ6btQP4W8oG6/KnS19jt2bSOpZK8oiTcv+F74ZKtEvgbulDn/RXEWIa+fNeL698XtAcOX1x6yJhf+12TbJUW7G03wMZgYN5heWQnrWHPgQa+Eidhz6KwEXswyQDfii4+VXE/UweKhV5mmDqhYKemcixlQiUdmXxRfXOGRPTqQnMtfw/wh+3wRuBlHR1S0gKirCyccorsvldoJ1wKJ6Ifom2DVZ+7GlNecjD3BZI8+gEgQ5D2PPGA0ZPUH7RO0raRKln1XMB5kwBH5gG0kd0O/Gxo7ml/WhTI3yJx1/aW+Wypr51cRXxGcO8saDy8sz3kP9eTQZEJ160cOqeBs/vukn12tVHLar6VeB3jG+gC5O+qarhD7FJTq2htpu7kd0MRGFic4vcBnH5xZlvMLfahT2EuBCDuuD/dc/oZVBUChH6Dq6e7TVNS5Nm+qCDcxmN29FD+gDZQn5JndAx08MhyKbMcq6bzOGvQ2LeqnCmP8cZ3I3RIVi+u4x7oB+xzdVZMgx4JRFusaR6Oga3NANq4F8eYTFzK3s4D6RePt/n3ZFsUEHcp+q/aTnaVhXCeDmixrg5WZ3z9XmvUf2vQoc/dHLJk8GrOkcB1unFBajHUj7Wq4KwVG9Wk6TWlzuO+t03K1yRR/S9yIpZtVATOSEdEC2Ne/72Y0eS4FwzSCi+DtNOjL6Y/6z0/y/4/agrGkfMPVqo5vgU8fkt6BrL7YTbKxpgKQnZb3c/ur3SCgrgTyVOityiAPKelmYexVsFQhH3raYomu7+5iex3IQKFbfAqErDvm3DcUFloqPrkh5G/x28mlgqGQWA1FSMBvCbKQLv/zDXwROHaTpx6MxYMwHeySwLcuOelX4I3J04lnzkL8M+7nK32MYUNU+x255GpweSw8mgpN2PWv5bxzOO4Vt1CO+X64Cv7i955jm6IqT2jUaashO87jwofidNiPYsG1gS9RmkF/AjhmZPHgAuqm+vXVdcTXKMFVddq/03esMXxPiMpgbV/8buL2A1suepc6C6pLqrLZPwF9M6yWKMnsabH10vtY9r3Y/fJ1AV1Ofi1IST1CXIcAurBxn6Jnu6AMEKOUTCRR2terkUSzdg9iHqzrRyc6nAxt2wpR6WICm184jhXO6gmM9OitBErU7E0PTY1Y+awoEWDG5A3cBWVYXKdJixF6vt37ovxR4ikD1SchZbgiujeTumHVnQbg593+sugk3uMo+LHAPf2B4PUQelsipwFlxWCVlHRYHs1mImMl22W8InFLtdvWXtiRadQiO9MdA/lReyXHihNxNiI4l0QZ8g7TJLjO9WI3nyb1z9uE2kSAxN1/0I/PQs/jv7IsPZ+JdV2QlFYjCXEW4+e78MRgCzIn8ft7Ki5BmUnLV41zZBwSSYcmsU7E+M+UaEyRTgxxiL7FPJ3eEJc677ueZVJq8STcThocUxPVoVTKIhW492aA8ALJZW4SYqgHQot/zCPH5ZECmS8QhJ9RulbAnXVzNGW/IqobRD9fpuW//gxVuoJiToTTzuDbu+fo8R6K6zhqY3Eg1gt9WOGHky2dFkVyyITJX3gfZLjGU7eo31zpEoh7/ENPUIQMwjmvXKlxG/Q+DbvtDcuEnSnvNkaeaS4Nv7DzTLAlq4OvmveD2uMVbh0FqiECFt2f2aMxD8jL7VLKJY4JpwLGA8bdKyIkGqeplxKs6xt/z1GWqKr1sHcOA2yU+P+pv+rxsHobduHY+K2QXdFzcaX/LVp9dyLI+JCkR7h4pfTDyEgpXxNEKuk9hN1a1oMQi0Pnc/YTA1VuoiKWyWO6PaGilL3nWBs8Wps7Ze5E7vqvbEvKTGQ+3oMPHQ/siFz/tslY1U3F6T/ijCYOHejmXdIUkNXSeRPcU7wXzEz9QeQSRw1EWrM9N8ILIfC3WJSr2eIGsEoIeu/N9uVLw0rV65oz2XCW4cKR8RnSrhBdmSC2BWDNh1672hu44gWOI0eTasCRtI79bo/MpfaTMteM3SiDEgzCxajMKHTYKXS8l+Z4qLohg6+j0lyPYOjr9zRTbMAQFdPiKb7QGmIcu5dsDyDhpLkk7ynk7TFNe3mOta0vaN+xZsHeVD/fp9Oww/4gma8m5PMvvKnUkOcxUxG+Oiw5uzffosALkqyI5NOlLEiU/dRJPACUnyF7VSMMmbBPJn6y10XiKNzydiFpxot7M+iHy7vqeki/LniZZ6cuIFy+O42xMoBGut4QLIdoYVDLSDIQqHHmNljp3ZKg3zMXfQZoZIuEbarP6iYExkWqOZOXIwV4SyLdIMdZ3GU4x7YvEDjsa6tCDY6UYAFtsxPlOLtiSVghMu3xGU9YJwoxpkcAKnYlnknh+mu0jxM31Xpjw28K3AiwgFaAs4WXAkgUvNUc2/dlCyBYouG/ilp4tNCVR+jcNC49BAi7wmYxT/zwcSB8yvJGJ8VRMZq5pLrzhBNukUUuz4zls6ldPq9fBz0EdCJ1NBtdvrCGu8vYCaoVr+z58vEhmcE0zb2V/WzNmJ5vJZXzijOHvxSqrmkemCvmlURt3Z8DmFZCX+fAhwE7QMzfajHMolra7VmhfKCN2+4IMTdHL8ShC0hGDSFuhNbB6VVTaTdUJ8tcEfzJApdvj7NUyUpeVB5VIUQzoxg+A7nhdeqfSTH2QMmFqJ0und0YxL5nUc+71LKJBeUvokTvlZYUg1YJLfUX1zGTESmeP/g4/3ebNJZoEFtRShcu7kYhY529+fEYvUPt9EYqdH3uaCMBf6D8AzxR4D8KdgFQ7jm+Vgz2GdIm5OzJEk8A5zq/VrlzJkfTf/bLTaRUj5YzF6BMLrDVg2ZBEP0DtClOrEMaS06AKv3k+ZavuMgog7d+BF14fNa+P3JiliRlytz3PtjaIzo+P1I5oV18J8htQVN500Ls7lHzIw9psMTaEPxCEsn/i6lqIzWGRAkCbprKe/AZCmXkI22I4MISs5hSewC8YuE4ajq4rQGt3QemSBDn9/QyAZ7eqANPEJsESYoNEF6jYPEQLL0Jv68dAaar1y19hQjqqwzebuLjOBqbs8nu9QzkrDrU1mzyA61wb8QA/2CRr7Xmtmwmeog5k6ScVkjr7mApINfx6kt4avW/FH1b6oBi5le7p9PA0O7FHHRToU+8OTpMGMWe5us71DN9y78zGVN+xmPff0F8RatuHwWZ0Bbw9yCb4iK3a6DRRZfshyhmc5+9uDeEskqwyMr2hj2aRo5dYZeLds3dTv5yBdyD5YWzNbwzhGvzrP4qwhj62kOv4umvQ06z1IPbYRmjRbteotEj/FtKA4VoLCjuSsGAs/Q3BMNt8a/j+L/e8EY0a3A2I99r9sbkWtQafCPODYDWLbKWO6uPVrj9nVulS0kTQpJ5SZ8Ubud/mncjjSG4zs9IodfVGn0jIX6tXYI6O4cjjZrk7DLVvpSz7TrimgWnSVwq8VTMFzUi7gJS10CIzAqKYYFiWcerKTNVXp4zCZBj1uYGTx1K/dMnzs7+uVsI26d8IFbUXRi96/DMgZ2XFxp57YJQwDnULiHI5Ydk7IyrvBjIMpDjXCHyfh/2z3w8fiOWNRJi087BmHbIf+aA7fwlfuAjKL+XLPhhWcQBOuptKXlpQES3u0Ea5GWYHKeNUoZvKmT9whXrOshvDSXzFymyuQVZNAMEUUex7yJIfmT3iylCNHd7kFeMjWXFbzIvcbZKkbXTiksdg8pFpsHZ8cJEJofuDryZxs743WgRlWbsCLusG6hisHAbqzqATn2HnWvPJLev5RqkVzQd1M21wv+xZPka5TELTfNKuqFhyJd0eet+uCVjsem4ZALsX6BjkRiqNBksTfYPGaVk6UsqDRi7k1q2IS0ihK6XBf5qOLAyNuc4odV3PhP9qTuzWtDuf4MBhQK/8NTMhlGixqArdxfYTjVDoX+a5hnCsByHA5jgiv+s5HLyWNSVPjA7hqUt7zEvfF+8o+aovM47tMoW/WdV8+K6tWeUU/NE3MLE/mMh8NSzTyGhYWewW8n4/XpzZUuTyxtpJTQqHSasIJSGZd4UjHC9fGsvjcJH+rJVwxZz8HIbzI1nlKU2cTYtTuYc9TPD27naTaGBVUoQwyNal2X7stwCkibjPOjkilHCd4o1FubHocD7V9N7A58eGdHnP7Z4JC9UrOgP7uGNPO2ZkYZXb8fybZRe4F1B03yKyO7ZrE1kzNr/pvmGeFNX4kjMori+L3bZvsCd89an1VNsTEex87Hh1+pCSnQr9QZCNHYaKrJKG1u1tdAILJNKbA5x7LxJWbJPLpptQL7ov3X4+ZisiN5jpqCVd1d9anXcSekOcCt+DDP+OYGa80k2xMHrM99VY+fxcsrlxeX+cqSCa6iE3Gjz4zdZ7VNkahil7E0lJNt15FzUZEc/+ubwCRyf+IhaEwigzdH+UnmxORPB/4SrT52gbWCSqVIBhJvfUVpBzXGkcNZSovewXcDrxapR75DHo/iWG4UHS8VqvkKNMjghylmBDjY5Qjuw1df1UDYIYdJqgzo21g1IqTs5OfqPHY3lbJwhZA/64JGxohmad1ZC+1D7VAvV/cKuT+ANQIrKBmWPaFnaSAX8gJYA7M/oiQ5ehuSmgJCc8AblbN2DmKVChPk6aDeFad1/c7b3Oeou7ufDRu6k40omwnWU0g9NNIoMztbD3M9KqCqQ29ksv7HqMBrGKA/7qfR/jSzczN81uHzZdlMAJdtFPrmqUbLNlZStnX6LEoglx9BbaZoAlvfgBOeHRaEZREX0Xxm/XIafYWygJW1H/KRDc4HLd6dmtVtqHaby0mNVDlb1Dfcu2wVRnigLX3h0LTxGPbfOu19f1f3PVq6EbWJ84/bfeAyAK/zqR0S4Cq5dSVpbbseIOQ0d9h+DtFAo0TCXxHF4zEvWkTToHaep81eyVkE7oAbdWIWTIkBtiFfcGuoA1sLaMD6ZtUI/jYo3xuV6JVcoD0h7oF263o6qvTyGUvO4zubPOKwpqCk0wmOuWiMBb7kzVJDJOfr2zBve7CMhQaxJFUSIF6A8zeJHVyc97PrDodjWyOf9mGdTKr6bxo1JsYFy0pxE2CNbMXYqex/jz1yfm5tu4DjEdWhe+OEFe5W83iE8W16qKBP78ETX0iI6ADEjpetnljZkeXOwQ4k5AbU/DAKLdNl5V9NmmZy++qqylLInw1K7qe21z3Ugb+1MBAbuB2f8chj/T5/QALYIVF71fff8KHz8O0AXUEkH+6ejXjQa8bh7E7upGuJndl8hCi+0/3LBq2natacsJ0f7SzyDT+5Q9mWds56d58o/YYXICYMRXtERaqNZj9HXo2uAyAQjzsVCq7NAuvp9ep5qzZ5tclqhzgrkXksxCNSOxYkBcMkw0FKpapW+uAc02bmp+7GbbSzjdE1CFZ/gmRi6fXFfEQLb+bBv22zAzIg0yqAdF7jpP156Ut8fd4DuHXu/cuj0kEMIwYiWb1kYRBhZryDEeQP01O9U9/0B13X/LYlJKEm0D0wN1MxLfaFkuZaS0YXJ37RrRF4fBZzbPKz4bFSSPrpaGnMVpWFPg+L4Mb1rfB0O0fl4UGRHQHWj+ABIuQqUQooR7QjbBMdHMFA1BcErKtZ2zhJEL2aDpqfk1hhZfpTFWkQ51MGqRs80BdkqjZ2HabIjm5LpwmhZhsbshn+HNQM8q1gaI+WYcZSdZZhRCGaaE5Vff76+oTjAy4oXUqcCAgo9N6GfXdkgws4wkoSbNQS+g/CqeBMl0FUZ2uYWyNQ7pi5+kFwTo8xVfcK6JYVQZr7RA2pSz5YvO95rbooMARm9oy+Wd9EV+WzqBSl3WI9odalpqQNvFdXPPdvy9Nc4XGpZDy1GJ/j5lqfKCi39mmEUXq0c+y0wRqfv7IwqiQGDGaxbqg8ZeipyMemQ2O7I29TOgv1HLYawB0CD02Mu9SqbZjs36H0SfSeo7LWxC9uIqUXf8O0IPdlFBTjvvnU4kUpCZmOmGettTgKv0xwlEn6BtaPdqewxyyAWV8ztVRGdF+P/rQhj7xQk6CLITxTQrZOxOMvD8ALiFYOpS2EdrGg3YFluEMieBhdj0k0COI5W7yzhODfrgipxNpmNu+ZT2nXE6eEg1J7aTVfvDKPfQdBa4G5wnNHZlQ2VEgPztu2yOHSrpz0mKXPh+NBXgtDjDtA3yJUdecO4itHM7og9Y41HSrLed97PzyEROiZXbJFQ+7Hh265MZYM6r/I93k4HsU/PBi2Jx05/U6AAMWhszyVv4kOetOx36SmctbN/gQTxnWvq7RAsTk2N3G+a4v77PHpt+gIPYc786j0T+k+LRPHDbBdyg/n0oFm/1tekAA6b0xK3fYgkCqpLl984hKkW9IPlHneWmrBK9yVcCNHX4tfidObDhtYJwxKeFQR8GddkRIWkNTNvU8tsfiowVJTuEYNlYLcS4Hsz+JAhdrGQPfvcsHGZLW6Y2CRJ329hUew2OH4EUcFVxJNCD2mJhYJjIeGYdVfncruf3dxJNQyGWaonzhT9vEaMRT1YmdHQbivbhqJmDQOzklxPGtkvBuANzcCWfgn0AZ4gDtTbJ2l8wfeEnosjasNkbmVuFDHkUjVrwtyHTzGmMaArckZ56VJx4NptZGw6PCBVH7fflki3LutjIcc+E7W/GQXa9kh7Iqvs051ieLJIRC4RQujIxwcmifgbQKAX213bdipLeCeTRX5cxVCk2q1YwqKAp//9jO80zjvpMi16g5BHmT7knvZgW5GLJyW3rB+QzlgqEHnHVs0LBWnDx7AqJmBo3efPsVWkAGBK6MahRy/Aw2pmAuDjduQ3QtdSw71CYGcUMhS8Ed/lWa47kD5tzVPoKgzBoLJ9LmG0ufAjOBz69tMNi90ay9FW0Ji0uuewEfdPS1Q//JDtURw4cIQN2K0cXPy1GNY6SH+jbxT1CV87Dcr3TmR2XtHuYe618x4ORFWGusQyBfdR4kDu9eZxd6TsHE4do7cF8VTZdbUyfBDxW1XTkOeC6MinHYmhgYBz0OeVquSO2G+5DIibQXt4dapL4o+jxscFZ0KvgBFa9WeZZNqm3QnovBNfnmieeYRm8iWcwfovIlUwAs1cYfGfIBaEIZWjQupkKEjXu05vO8bighWIzlOakt8c4uR2DAsWSz0X3dbWo42O0ruhI0rUm8+cjIycdJWOiCNU0xIO529vk73YN/5Z0WQZ77IZdzANSQ89spmhz338VSDkUpILRp8xfV9kb92SlQOf+UJHYffduuMHhhPRqY3c+cpa6q610WObMsvsfIL83IBKqjm7SLU/cTYZfbbxzG/SlQP8rPDRKZ4rjT1pyKeWRXZIvIgM+CTWYoP/v5Avw/ypcVakiW6m7ZgOZ7VajCob9kWHPmEnXMNBL2wv+ZyyP6/RXTlXnCBv2ULB5SEBOYbvTVqYdYNW1QNbONTnymr1csTuvlFlnKwqRYc+J5D8T2UGtQYW5g77Vrm1SWLEjzufvVYnJiVrCEYEkEDVBmprp3yUsrczCywdNgsQP10qdbQbAOklY9zgT+574h8esVwt2yHlWOqGbAMA+SLsr+Uu4fWIpdHHMFXIsoGJ6B9Ae90pPn2e4SgcZJYuz4GPWS3NxGPCmruNxUtaoBX39ejE7MsWf/UZm93Jg14i6PZlZoH/yETox91XqR8+O10M7EXnsQ5VWto0LQJtV69qCkcZe/eFJ7ywAu2DgfSd5NnX6z3JWJzFl2UB40wJCdO00Mjr/MjMuya1CqpedU+zLQu9lkRjbNelFvqitHirt+KKmxJq9g+ViN3QS6rxZ8UL2szBntLQLDInceLPxPv9dJqtxudjtYGaiWeuVlIqKGzmT0+N652PXUuNWRgoQ4y6FsEkslP24RD/0L8okXLZOsK3v9KneXn68VdRheOTV77N+dpog+xX9D8PFRfrPfe2tsKYmCxjFYGgQE0duSOMWFzrEnZDhFg1OtkBM/mvpieLvRFPVGkEAFWBRTS3LYvehytHVvN2p0Yn+W7C1ODuLQc0aOqCpz+MrskCAxDKgu33+gPrwkKyNlcUiCdOIWBmRogNZ0UVsjY3QKlfFWlKX2mjvl2GJymGTDuyCheWJchif6M1J1MbL6ZS/Sdj8EkdecHfACoI/eN4/LbkLmZhR+ma10wVlKDDes0wgIpwQFS35Z4jVAR/dlDtmG502IFa/hlbhvAJXZtbOsa/OfNKzqyCrKk62tW73LUva/fL2aW0D5vvkllAdfUKU49xOJtjAiUmQZEPKULOj8SgRea/22RI1Q87xoY0/aEoZgjJfozNdLXjRc9Vxlb584CmKGofWUvmHmdsaZNYp764ZTwqm5YfGz5vjLA8cb50C9/VT7L/ZGUIQ+oLvRc5WVIyAxU4hLaVSlU8QSJRx+X/jvMN6WRXXbjdTRtJd+eWRX/IBtGUU2ejQjSuRM9tavE8Tq7QAcG+9FZaiov8CZKXCN4AzYwnU2TWt34rXJS8tNGnynyIlRojPYI4LWoeWTFqCOsqVd9I2FQwJ2xRUJZDnYdLDEp4JQzKBdmqaSsFQCqOnR6U+CJzRtVpnq/3nON4ISJ15EKRcAWNHBthYpRjlWAvsfh20xZDD7qzLZOAhKrYF7vfju/k3YUtHnA6uO/2KQmcLvp5hFyg8rJkMZyUbtqjg46OhB8DEEXpNlOI3/VYjCdy0kTVHvMgaBH46RWeUZPX+EQRpOC6//s4/EB1rFl3Cf9K5DxaUkTi+ZyStjWnsJd/Ua142tI+gtViUjHH6JTEW3jKHtUTITzO6rkpXQq98FiQX+C/tSRmCM8OT9HF8OO3UkKqCratHRw+XCeeUafLVDRRYD5MnWhvk4hVmq7GKInzEUd82jiIlLJ/Ad7dnltkTFFLvrSeZQ2Nx5x4gXQkCXQMxkYHd/Y/QBzi0erjup6mbliMSsFzAnLRHgRlE0qtQPjnSH2eK9b5RIANIu9RLI3PDXI/GpiuB83NBQrvXCUfhYKU+dFNz9bMkARWdjxg2V6vqd6mP93GRuxh0VLdKugEZQpYgzFH/5LQln5a9WUUfzYaOGweoDll1IpUdHam33Y1JLWpVa75lx1OKmv+0HZbNcpq1YZUqOjIGtn5WLwQjLEu/WO/VZLnYavP3r7pwCFH1nsvd7CM8yhvmZzx6Sng+jlkJrRgl8LnlIRcUJNd66IhjwYtPrStbePUa2gTySiLcKGQ2ha5hthlhbKQII9rJIeqMZ5vJFEnkcyKJX7sTyEjqvlm2zpcazq5ggzgWWLWsf16dH8s5XA9Q+ZyHi22RqGhjT2OC2ua1iiINXp0kvks8Ceh7Pn5YVFFC3zVHq5s1c250crmxQoGghX/V+it4qfiyXtKRFnpqzo9GCOyXn9Qdg+j3hcUl+Ry6qhtdxEAahAhC7ktQelLFWPOpyfhKqgDygtzGblrbCvODPB4+VpADJRM68iZUW5uHbfuzmumKojxjM2BOjPVkCFIkmx6kqLby4kJ7WnHYGoGMd9pONivoUId1xylTAaGX2fj9uj1KeDBZy8Z9bO8xGq4NfpLmR1tL+p/IF2jY8t+8YhAFlCZS0zjHMQIzyNqUBRQuK3iiUQC3VZKkgsH2AYNhRcpd0thGLW3RpOtUGFXsI66sgao4VJmnoMLgihzgM942yxaP4MAp7S14hYBBwUebdsZwvsSaly9a9IIXcHzrxNg0TvtquPvg1vYGbbgwE92X1uNY5YVXK07TF1zOctOGhsTwyrEtVcd3P3cE0ix/ugxV2BDm9NwSvuCIFAtI3YN+nXtT0Rm2hMD+MOjsKgUUCXhHeRj6PI8nluYWNFTeuIUbyldMkcLF8DbWzJ13JwKZpWc6tl4y2z5wZRaiiMbuHLu7zZtOVcSqzo+pcA43GQHLVJC1j1yulgTNm//v3RdYrR50MdoKgJX6Uop+9KE0yA4Wqy/U65xhSKSdthInlVbTCtL9wOG4m+KT1nBfm6R4i/aD9vGjjSf5mDqXM6VQUoLYf3vuDYqHj9Y6YxvHaWncwks9n5h1i/O+oNVb5XmxNtOqqk38fPtFQ9T6u0NckCn9zFlI6/ropPZ9HkSLzpJCe8BaDPm6g6tt45xEYcDXdFH14LSwHe+j/ZZqUpqo3wy3W5f3ts+4jA3aiBNrHTpBVq6iu7pD6vXWLRl4Rvs/DzN+cVm6PcsS6cmOoeno3d3johuzTKX0cDHVxOOKXyKp+g9Ag1ZkFFiO3SDy/d0Jpmfszdp3kmgB+BkOTP+KbMee4gyGBLPvzG0ifSYv4c3Cm5JAiY2QOJAkhK1wyDaPRM1YwyZFJJZC+d5q8GVSvM2Rxmv0KMtJpFr/QJqfSXaKmjZhKtqm48kGGKC1cGVMj25M/6XhHEZ+JM+bNdQ1NubmefqkO23f7S/ww5hyhmFgqtUBrwleD7BMexOXb4pV9PHjVw8rEh/782MNUwFOx4i03gyf9DI7hC2g7yv+kqWTwvWUptWWIP4K1ynO+dxaCxUBRBZVApm8ixPf7WZ3ONYxhLiC+R7m3ZToWwuhdLD377lPOU//3hW3Z5F4Q2U0NJPCxhNCLUxBX6BvzjpONMbTsnHiTTNwbG/6Y6Cu2z3Vt7RbcMdj6V2OxaSqaxZDWpTMDRbnEzH2r5iOyq2zvwAagrGZ0hf9ISkAGgDk3hO0wJKR4u1/E9Rb0lzdJ+kJyTeDMQR9ewyLUNmWgdNrnWax081P4cg/6wk0sqfzR0VLoFeliLiSnRxHBSRJPPI2miYhLgILrjR8rNO+ru/GmX1nebjiqTw8q+0ZQzqLoNMykk6Z85I71VchXorS0+Q1Cx1lSgs0N2TDHEBzemlGi3tn3/jbD7Ejtkq2vRrBL8NMaKZtxsfZAHDlU88KIU28mafNvsi/9JM0u3oVgWigjUZFnk35u6V+oQaU0bjwmbbw+4jPaE8Zr1HZdQA5KSHkQ0doezrO/rpdWKevBQr1HKAfZowWO0labCVcQvulqIvPBc3zJxDMAGZ4s2b1gbxouF0PaMfJDubbld8SHkKtAggCC0kSGnS0y6mQ1N4cv9bnEkKaIxuB+yp37wIoXzv7S7Rny53n+kcaaNEnHIHnY3S+Kaplv2IhrVWqjeMRH/9nEJ51QsnftJN8jVF9XCTze0bcZy4J0j7oGvdk1R1MZA70ZmsrkQVeW85FwKBUA+bNE/EHRpHpajWzeYY3SUZ4YWaKQOJjkPtLqHTqu611x9ZtPLxa/ftoFU3IXr26slZdH8AaZ9MFLEnejnHhmC4k2N3aBxnmcOTrJ0bMucsxoUdYre1dYGZ4jPF/Bz0803PPbUsOVgpIIodawqOysW+VWMp/ANyV7oAND57kd905xnTE69HoqFuoFSMfYlYB+t6P36P5Q+WhqvTaZ2p/Up6c36LlcU2/5vKq1CGKTo4e1nYVPUHUfOVhOZ7EDU2muoUYCA5qDQCy83wg1kEpYLiz6JE9X08fjYhdmB2aFpR7oBfOnle04G3MuZMLo0Y0nxPOk71jrFgmVhYquwnoUMR40sR2sYW0degf+hFX+0SWmDNydOE/ngLururNXrTx1QhJIE1d60ePEYpBsyV6J07EHvse+QZSYKpw0qWzVAYhjgL0m+ESAe/GBMeZVYYOGeYbW5x+3luvwraXu3CPzfQrURj5zMRW5Lm4+98GtZcIrq1h8aB9bbbJAUQVeeVBCvYW416ZqpZ9SdEdEmTUhp/a7GLVldXLCbpDLaeSaYJFKS+ZO6etwyJvuZknGRKFEOH+g1D9OZUZt54LO4Rk/Kh/r2BfikyoEzR7tGiLQePFUxNGyiQqNUNltpuNckgWJ/y8NN2fGKztpqxaLvAivpQKuIkrurmEROM5iEmo6c/tvxLtlIhp7Yh3mih5o+NRoUwVFN66kAPytGZG+8+mcQhho0K5P7f5UZYUL1oh1rem3MyN9p/yuuFBpPl1G2w1JWRTC9lRj6cdTFS6Y0tYnb0S4Cws94Mq63ri4BG3/KBDi3EQeYM8Zppx4CENlnPi1MpKNA9bEA1PFNddcB/ck9C7+hl81uUbbFRg2AKlPB0IRjpm0+bn4jP0en9PSkC9oV25apqzPk4MqRG1iNuqU2Mxx+FE3GXDEi/ZACB6mai2jn6KroKOqWd38eLUP0dKSqgoRHGvbFgJHZTBrTLFHib5FfRXZw1x85fJRZg+nZk7uIa4QbjXozMH4Leww1/nB7O7BhFyTR4w35Z2IY/cTowI3nO3jbRRfrch4XTuSQdhOCgTVyU4dPnHMwFXF5yrjkE67RTsWCo6l26JH9sQ4vsrknR25JTzumfvwQt+XPO0E1QAcuZ/Xlo4zl+nPzgcR6+KWS79McjZt9Ni7dgrgMwYzCOiWC5NfGs9eu1bRqndHmBy8Duvn77/Og6T1V0yUF59tcknLw8eBeyDG5mkillvZYAQ7cjlNX8x2CcZg0AZFcuBrZXLquzN8MYGIxDTUGzKWpjoeaUnWgFagPIFq0PsJQY8nk/wJp7OBb/K1/Jqrs83KGa97ylXdvMFVPpKFxU+JbYXE3+Cc1BISEjtamOANwlvDsdHVzFmadl3l/X7xEZ9eg1qtU17sOlTFBfYQfzchEdlzjB4OwpX7dRWkjc/dGr2XQigbrohK5z5B7n4RGTNvuefPrTaszHOo3ec9t2TM24ed2K492aNBW9T5wiYLkvocfDOhxwkA5MBwtTz26GHBZrV6vNDpWpm0BaLSBCyEqh4Oq9cKVgkWvXXDH5Ztawm1TuYJ922HQ8BO2H8phk3yvmy3+PTXC62IMH/QWn3xIOCyLlgzlFyoeGTPxJ7jCHz8H0VyynUji+nPMVjtDalJ2rpDI5E3H72MrBaOv0dnqmYRsYwOcNdhVj9kKcfFc3dIWvF9wF37l4TBpLmZ5wLJsbNgwS1VPJ2PHrwC0c9BkZfvvCMUYlpt/CczR/jkli7wDx7dfTcSF6f5kza2b33XFFsPfk3EcmkpRkesMGEFmHq52mGdEWkCAP5XbLoDGJmrhbB+bVH3vL4iYCOK8Ckgn7tHA9YNu6JBsXOW4Y6N+uGUo41Z3CpjmQYTYeqywnnYsc38ADbXlbKAOP5Eev6X1CCachJdOUxAxiQZP8Ing22dhNJgA9VRKTuKDc4iYwlzBpp6jmU1oyoVHPq5QKUV7RE9CfhHv6Eo41A8wJ8WVwuBc3LDCB058k3x8TXi+EcgYvqBQ+2DA7IZ28Sa0jnO3t1DC5rJ6kP5HnnHVIS0qMXYpumM8JfZIoc8sSu11c0+usIwDzOE/jWv4pGtLt3FdIwKYF+GnaUX+IOIg19olmse4sOt2+xYQpU0xaXwkzFcxgZb+gCnjymffYjTu63l+SlllGiEHj22rqZ34ndS1QbjkSDfw4tXsz8TTGu0Zib41pK0+nd0iWKzviQqaDwTnuHnAUGg33xwUXOcNS3EfzN7qRaAPj1RIE7CfsyvvAh3FK9YQMnpCnr5GEClL916gRFFR2s+MYh3h+XJBYlYSlVfmh4ErDtyMAdeK+4228l9aq7TAGiWRoMe/zCjg67jNj+BvONs49twxIXyi938EmEiIAjA8RotESxY/c2FpfH87CTGvAn9R9/+5sP7g9Rt4QRLeUrLK1gERSyiKnrNPXH46iNJwZb4iql8I5W9vLAV8bumtVW99I9JrLNlO4dIhyjCSyvY7uYeoNF5Gi2NBBGVBie7CMFiUPZOfwt6N+fdFMbJtotTjZMf6QGJ7HhaWPdqWoFjQUFg7z9jBN/NMou0rS7TIgIAvtm+bHErRm6qIMkhrTHUncM0BBLDzOddePlViopqM7AfNfd0WkcgZBvTSmbZLq1lifXkkeabYRl3liMF0fqcEJG928p1XBf5IqsHKCCDnag+ebFoa+FrDEnAlnMzlDW32AAm0T0nQ/N6FABDZ1+JrTOTWhKasRgkOYZJnjvSLW3ICl3zK8fLSGca0X/9W2+nJsjgmuA9eWkpXge5t4H2Z9EiF+4aWfM+Km3moMmxvLxBa6HMOZ4xC8sPazHcnYRduY+WR37nWTsUHgdyr2gtZDhA1BnL6PbYhiOP7MqbWNDQWOQCFkSBaAuLeQarBrXOEVk3FWiUoliUAkIgcsMMcR+z9HdeGW9kndaJ45W2HS45xcmjWGA6aJZ0MJYUrthhzduTqGTyh9LHoNGXhan6PAa405ij+7KpIGzNYHvhTQJhCSyGGwukFSdF7qzlhuahIOGDeRja7s6X3lBI1zoa29l13fc0gxqt3BmVaK9jjiqEslnGkpOgCQrZWw02Ph2EY/YP3x/9KYCl7kb9T//e6h8Z0vq4QAn5YAkPIWSLK28TkDvapkvy/hzUm0aWcbfTvfoao0+8tqa6GA9B9gmIVN4DwOFcj/Af4D2QclEdzZzO1mrjRmg4M/hCl1CFXWPeK52sj4j+F2vJ431R95EvN7ugShHaLopK2ob9Jl1jBsD0Pv+WYVfkJTw+i0CuBIf9osCMoRltvSZE+Q4KzaIUzJ4LYzS7eHN9UfDjV+pJid6Pa68Wl5FuDBXie0WWnuitAm2oUN3ntffQKb8j1+mFi5X3iLNg51Jq4Dt2doxR4aghVx/nrUmRUAEgibrHVqq2vha1h30YUNjvtZUf5gjDfMCoq0z9ncUuvDCmpTc1NnX9CjPdsbeay42A6NX0RAO2my31zK5NLS5Bx96+/kEMEeO9klnBGdXBcWXGUWagVCAmH8hoj+pGpTTX7NPbTPqlw2z0ITIOCKHXVoCaL4auLHKSWmkXt7P3DtmLJyw/0TmMUD7MLgrOGOvTNIbYqS0gQ2XeJUdm+Cm7umvaePprorMmB7miNAX2f1HiImgzjP/oM6svyyrIawIuRQLTt+dVStzKI+rv4H1/Y8P2+ITyEOYaTP+M44relrltY7KpqVxavFtjuUU09hxA6u8I2a121yqXMfuTwLVJJ1aD374uwaUmsXJJJa27Wm+T2JRyFO7GLVP8DfRMlfI0V/9gxe1K7rh4pCMIbUuVpkc+MCSoVROuuEbymyR6BUU/bIoDRUe3jIA/gt6KNF+9vIK+ZJrx26a7MdTDOBzHWT+UTZSG72pt1FJ24GjaOwO5R8CJAt2CK8AXcO+qxtfOXgBSW9/YHLg7/5eOWycRwSgEM0VBO5ZKFmPJMe2k0LFpuw2ci69qyyp9SguQ4G6B6pwYZ8JIKM5/j9Q1IJuaTT7OBrGJu8c7keBftQPJOvjkIWrQiTt8AB02dWKIj2swdnynSs5KPTEJH8PSl2lUKzaeUjlmO7KzLEwlmwCy4R42rNksEzcYZj/ck/VOx+6MaVV9R38y6zupPnJjIBfv4syDjBgUjkA0Dljt+mVAsAxam5KYU8JqO782ET0QX7tphpfD+uZtCLi1n1bRN+35DmU8uOZ4NWMgVj8Cyzo0Qu4jiHV2eCRHFOJyT0A3io3J4fsecc+GShsiInYnG0MJA70ZwjPU7izTxOKMSgFPVrQYJBvusvD4kMM73+R1GSd1f+Apq2ij8gvkVWsAWG3gBgeD8Qj5qhpoOVw1RVwWncxUPpKMU+3vBrwshzrJY+FOSJf/jFn4XvGpjxGChEZSy7SURJfx97QlQbhQGh+RO4s/yJSJf9dCgI2YWDOuVT7xN4PcPdModDDAWaQHW4lnbtEPlUdn+RtLVlcVtbN0Wu5e9oLt0H6cx7M4ffYZ+OU++6yM47CNyINeiIA6LQml1LketsG2QTepMrN/Tcg7EP7ctCMiRnzrfgBfbPkjvqg2r4ibAP7OjFSgxkgYzXXsaX6HastwRZSfhW2yN2d53rKSrdIPsh2X5BH7/iUf9sP+F6vQ+COg1s8z47eJ5ZWDF21IgO/+Q3ClApXWbE3IxOTY7s1GgQyqjpELsdfnKlXuSQbTf1/tL7yibtcecUVTx6AHSyV9sp7mmIjIrVK9BnZOzitosXFxNkUfLJyYLtN7Y+XlarhEuLerLs5h1NcxFzspy8ln04V9fG57muSOINm3jGSMyswmTOOjkIx5cBBfYqvac4y046CnpMux5pO7Pqs7pk28gLtXJpRjkRL6ZotAtVPczs/QxtaEy+nXniR6G6n7hqneRRKSiCw1n3iILV8L4mxou3fci+1Tay3KwGxWYpeLIXVkifRPkbKs720Smn+FRYQH/lZMIKDAuDvtb0Ybk4sgsj5Hv1Yx/+WvOE7gEJ2levAWczMQwPwzJlFItizRMB0F0xfG0WYmaC+UfBzIU94kGyp9etXOIJQQ50uJ/XjABjBe17Qg4ztRVPJAwTqq24tokRDeOGBmDX45HgA3UVFgXqHfsAF3GWI7FG+vK/KSKw+3gvbzDhIf+C79UOROwF0/2/uF7ViWfd8Idy1LDE3Sm6AtqIKgKyz5rkZHTXmC4YdG9TEnmyudxO7ZdiKB+T4vyUxhtnrkcvyX1gfs7GxJwKXMtU8x9w6k5XbpOxXlCwqTkxqL8+M7AlV/BxdtYPXZGFSyU05CvzrlcLCUBmHkeTLWXeSdTcO0Sv6tEZdIrCXKFCEAqCuWJg39nK2Aff+duUvPKSQ3av/3L6QeuGiUg3pmV+HXRXB+VL/7Tyu1MLxskYZqzkJCQ41tNgyIkBhkWNeOWDE+LkSyl6eGoANVyjO5dlDqZabL6Lr6Sp1zNNZe/A8NQBcqH8l18vq/ICZr2RnW7QmxyHphS2ESp8Jsq2KS67ABDDFSMnJ5XH8DUPQRfvf7ylu+PlmPRc1SZcUYDWhHXHaj8e6VH4Mn4w1MT7ijxMDNxbRbi4ch11Bm8YjF6WiFQ9OEDqpNrnILCH4MD+nWCZ1afhFl5B2OKarMHqtbMVETjSfJy9+ssZuEPxaOP5F4TDwUwUPo4LwS3LAAdU0ZDnwDSK9B81bchn1HGqdvPNYQPXnV/VKF/UexBBa3adG9SsA/iscPZ550WBDfeJfi6VGnbAPkKJ1KBWlzXlxcrrkuoG50iT8vnKE3kkiHfgYwcY7IlzAOx5zCij8XGAvAAnB3/rMNVZINg7tif/2nowWzIRWINbfTjozr8c43PB2d5eISiadd31DH4ObhOfV8fzCwRjRi4LURGcgL7DewNeE1h4TW4bVVOa9MoOvhDuBE8NLPbs7gWKHg5YvGnBzOU9/1RUmkk/6UQOxBELCKTKg3FsJGTRz6ROyCfmfC2ne+Fep5k31/AVjOND9HwqDjhdOcxtY4IMHbrlE8haebed/xzc1cquI4A/gJ/EFDycc729jrvY+yRbTE2ZALf7KCrHNFRkqup23kSsMunktTHzxqRw0rUaxpQy4W+6r4nCdOIyTnYeRI2/uTxuRupO8OJ+bWRlrUz/Ixdgu83xlQErB6onWp3CVyyOSD/rZm/AX6IiuR8n8tp5WmjRiC1LPT4cDqMvScM9jsMLaqn9fl6ihxgtrmGCzALL9G+EXcvzxXN/HD9qpGnoVBlofR1Ct/uiIaQlOFsBX9OrKiAeAEbv1a6gsgCsylBw+ZrGZtq6IMK/XNEgRudbj/ybiNtfEJ5ezFIP/oIq22c4cKv5z1uYtJ048A8GFPTT339eLHcPWvrmypUPb874TMQEsvaKNietJV/3NyljP0J+89obuYl4W7xCEuUKjql8U7azeFkcFXzDx3Hd2XpfYiDzNnMdZQ+g9huQc3LlRVeT9ixWqApCBB2a4x5rU6OskgS7FAWt7kqFhluudPG+uIbxorP+I/UlK4G9JXJP3LebE32az23BOOn6BcKqraVXJW8YRoNpaefMQgSjzpfzmWf9taLC0Modna7CfITEyKoHBIXa8wPtWJ+ymTz4AntsM+IQstakTiXFFvoZpIjVDwf8kJ72Tbs5wU/9BrdwdvaF4Jv6zKT8WrUbHlVVYvAo4f0PYsoQ65iKpQGaEoPSnm5LFk+aP+Fxz7ePydSNhOGWEo4XNITOWVUM03qMl+FnzPn7ph/dpoCCFIvgiOrVPEDqrXJkTBCowf7UIXatC9sJwwwyNmZIb5CGOJ3GdmGuT/DiV5IYLE6U9SgUEgHCCMhgf+MJflmB0PbaMuiRNZ2ewgdFM9ZPbWugJSmT7ajHZKJUD/tvtScYI7O392SCsrTMPlNqICzWJlLOxEY1t87Yn3Ram69ySvc4lss2WhzV0YN2Zq8/iJ0XvwHvoFJunKZEPAOny09fbmI7N0+d1W5AH2UGBgiqD3Lx+a8Pnm30dWU90uWepgSQt//fXgFSN9gXu7Of6VDCn9dR6GgYNDl5tZv2rQSf0h+78ymNFxX6MJKMRtPqBNk3L6K/ThWxuaWT8+NTy78ETtJ48Qu8LoSveBRuSKMncSr/IDwg1Co/MmgpyfesAsHumETCp9j+/xA2NFFenAX4q7/i61cd6Cr0yT7GLOpPBPbQWx5urTR6eA40rJp320Ch9z4OpJBwbOhtzHSipDUW5idaFA/ejPQeUP7scg/yVCch6XPH145h9bTDgVdIjygnnIcL8cd1zqw6u/7wJU0yyjRQ3OljIQRwe9E70WgzJcie+ly8wQQRlRt2r4rBmW3MfB6gnzB3jDQmvUO+ACWinVBlMhb0Ej1xEkoIXz/cmoXHbmvoNa7ri1dMHW/99h3LARAXbv2cc3brPABbdcNT8sFy2R9mJR7QLUSEdp0s4uO1H2RhNdYS5N5PJkfGLYTG15BA12SaIOXZVocQ30pJIoRedWIa7XJueD0E8nJyoIK3MgolrHNp0YQjZCMLlETuEA4VMFoCMYRjO9cPII/B15NeaopmltXZqvxfakWzCq6J2dbz8Z0QxrxRGPxi6SXrIlyyV2xfcUIonoU9xe3NhtMbqxG0x4LMApQY/PMfnO9hjBf4r8ohUn5fkvyksinfwNxboHyLW5F0jkhNafxVilzUCpo/C+o0yFqLLsU6b6pyggBOAq5ObQ+7An4Ehl/4KnwFWyzgO52D29SXfvIlnnpZt1SzQcVpxT+RCLsbtatqkJvG17yNSi5zXYNGDBgXqxg/FAJ1OZyWtEw8UX4C28ZGwybzZ2YTdoJlVnFeeV+lMuFHFm4bUHks1VtnM/PctBgcZBxln4rIYMJ4vW8AHmamLX4AImMfsxb/nYB0ztE/MFxMQMqOpnH2ECcdRNrqmr3Gb8g+MvJuVM6Soc0wQAo8oV2OpU5KyimxlmM30LJLLr8SV5kumw266YgsiSaIaVLIQIVAzotHAWZl4O4/N7rDxXnosGRyaxilui2HA6+JOWc92NHT/vp/mhBROXUFg3X+XoyRc3UNaYcT1cWY2b0QMXqOeOn374KzycNLqr4txC2zvpDC7GrQOwprgAfSVOyPDyPhtKrksKYHgIY/eyzjFntAwmYqx4P5eS3AM98felm1RtAbk3YmsJPB7YfnQOCtWAgvXYexm5Ifi1wYf2y409BZQP53Bjs+X+vUFrcP0hUcLUMdeyb/AhEd8SCDGxNEY7505iF/S5czoZzTel2U7NmzOq5SCDF/MjiwiZwzvMRrKIO61Ew7mGue4yOnb/uW0bOp09t5Wj+mMJTUTuK+vngQuw+n5dX3yCUK+aD3x7eV5PpsMejmVnrTGbUrKKOnVynU4y+bd3uLwPYllRKJvlo6mY1fzwY6gButqgnLo8pg/2B+2uePkbhUd3LEWLaTe5ZNJ+Pw8GCCv0hyMFexs29gEsl5Mu+rbZiweVfR2fiL7X1/QgbesMmL48Y7qIBR3Fx8uwrqo23IscvN7A22sFABkvtnMNaiXOrwCbDhfPzL/obAPbUKwFFbsTl3LBfWyrShPqVv6qGXCvUh4Z9xvy5O4x3E8O2wht3YXTiga7r0oyFAHJyioe5yMpRQXvMOL3fa2SZGfKC+9t/hgpFVlfYMeS5zLlbLBLRaYe0+vndJn1JyGgft4EblsFxH/HMoxVPQFQryxYWU9GqpVIQWRD6AnH1NUr89eMvbHrOJTpAWWoE11ThJsiUsXvNpnK5OZw1+DoG1R3MvQmPpO+RQRnozmRkEk3+rp5Xoe3VTM+2dbU70xkFT6zoWseRzLUVfiDEHfRpdlbKralOB7GIDM7ym17b40rkxqstS7lkVIrrHXFr+1p5HzTbYIfWAUwKsf0/I6C0HpKE10Rb/CMTrUl0AMPiVrPmZSOjcFPHSM0RjRpf9ZWYztLcpvHu6povMMy2zGvFlnN3mXEsYcOTF7E3Oxpg5IBmPE9IT1fvRQUYciyghAgFEILOP5DmrJ2LfaAWVYqIztU2GCL6sqIxiZPZ8mj2TOuHysUS7X5NXHRUJZDSw7HjFio/EKumUZFMsS/VGpOlg5NY3yau26SQl2Wkm3R3KYVMPC0reSSVwIJ4xw13TCoGp0/KOOdb2YWoQ43DEXEgWjTVdx0/4K3ZX0vqVRo90eaFIKH89fsq33+p2Sy9BG/zxjKpysA2C9InC+BjRWHt5ZopuyjY81fyj5Q7VP/1aPJpSq9sQxIuX29CgYT05/UoDsMdY66Vx/PoX+j0unyYUgNXAOINA3N4SqY5Y94agdVHbCRor+HoJscPadApUCCZ2HTl/fZWev+7xCzuwvLfJ9ujjzOsDO/ZR1bi3rWCIYe1QTsA4Ic78SsSKxcZQwrEoUZpNjh/Qmy88YgHH3rn9U+9TdU/Xl6OAUZGNUaS+Oa/Q4ExuP3CChak1oMiy7CQ/jQpKwpcor6480Fgcgsoapc9ui4FSmRoI++gwakrIjp9d9P43mN9wOeK7L2BeIIdq0/Nk19f2/ODDBLTMJ/fbTKuLYMndMX2VY5Qo+ykuOfEcAmSoiO7HZ+N2ASVw9Qe9VhO6ttQshpxlo/mUk73MF/+xRLoKZ9UkRkgn8L/U/Y3LXf7AS+ivbuEf32uVwaOTGLC45WUulWemkBGxqyClOucMGiZfPuQEZ4oXLJL5KWTHz/9sTKos5Fc77Bca/s6/iTV59e3pEX6Wpy0yYo2XQqu6SN8qfj6iSKVUObcIyy3pkEEspkBiixcg1EDdtBzY8z1w1ctCMZDeymYNorGeVBYvgg5f8hoFB9HLZxpBRzbq9KHlJTECOmo+jYIMr5pgFoPaYgpNscBa+Q5vlb9191w/dKazZZEvqNUdn3qQzxtTgF6CCYt4zlZAh/M4u0VWe0UEYwk3luXx+HlomAq63zIKfpCgBcH2gZ5Umgig0eX5c1b3eIEg9yVqOCeWAbRnbbJgtbIFuM1ZBH6CVPJ+82INQ+sTFLGs2JerombgS1E+FdHHpX2qwTn126koRpERejHvMpe4T3kUbOfNpnJ5pkrCJYxvm8I/MFhY6rVFy0yBgHAHXH3/6QvfePR/DrjN9PygQEN2LVmD3Pz6AQRPHj0XYlx7Ou0Hb/1/xPBiJg7YQ7Yt308gQ8688ZbSC9C3JCJ6sKIL3oPayvdzATdtQOBNktYs2jQX+LesML33ZYRnrpTDahaulHeYXf0x6jiWhYU7gQYl/89e8UUEtkQi/BgKl91dt5joapTSWuHHYyPD62rr/+d0PBcmZeSloojIxv1wlYnNGsSnSJUqZBmEPbP4MnPialBw/ct9dWEtPJSM7bOZe8NaFNWH0glFQobz62dq7eKWguhPC6SDgwpv8jt3J4mRMEcw9/HlX2BbI7UNjnbrOIfkR5w3eHMyj20jly3u9GZI8zIVFb+8V6P2qcaMeXtz8HgVWZXGq5zhLgxQL/VmllZ3t7EYqbPE13xhpq1+toA+0hQgYZIcuEx7Z/HB+30rkZFTEVEinhoC7bbacwzAcjoB8GQ8CobXeben2HDiiILBY+YhVE9LUas6umma9IDLZmoPYmBWWpvNB5ur3Ld+kboQuvJZrtK6GWXpFWTXDYRt4DWvHa9T4+KoI4lxKLmT9hKf3coOeuYCA2TZBBN2lc+ydv4VYxb5+fqKu6COBYvMb6zGs6k/qBWQiUIb8NaFuXJql4jeoEXVbMjEzHCUDmoCv/G5upEGEzmFxf4JMfmnAJlj3jP8Ikn0F6CY38q8VgHI9DU8Qw9K59gpE9OIIlZR5SU5us2oFBSoEsHNCkvyU5LCsk9Acblus/OX5aFDbzspGL1e7TN71QagEi4U9tdDvmJl37R34269HU0wEKM0KbbPYotK6238vcolnDbjnE7ODFqEeZq6DkhLlWTsBoiSptNEwYayp697Jt94A98dO8OhLUMRtfpW3oeYA7hoYWbvw2u88gI9W5Mii+32Vld+I5eT+J6Qy1C6+Zr5hsoQlGmRTyFkvxQ6Dx21ETNbWXqICNkFibegl7+CdsRYdCxMRsYAOi++etgMU2t/WvxVd6i6FyJPYmQeI1prd0kVn6cgkxdfh3qzeXp0AorDJS4VDr+A8aqGzUJZzzh1ML0kYFMVXdnyAmYm5vME9SSdFfDLncU/nsvZs0BqrIMmF8nClT9FF2TzwGwNdQCHN6KPeI7W7dF94tp4G/5iovtV26Ki8Iv8aAhf+w2slyE1GtKPhZ+ZdVpgVTEBJ3VkuieEHDC/Av2BmSYoZzByeAYBU+H/TNWDm340BgzsXaZNn0pZWqLL3KKzuqhZEdovWfvYGCk2C0mIQwX2+1DdwTLkXlog+SNTnq5PESrPZwyPqtRLjuERNsp5bh18nFeWyxvUtRm2hA9jKwQkb6v543BiG3gugwS8Mclg4qWW7MyuKv/nBneKoOiU2AKZyTgE6TwzJkwOXD88K12B5UNXtWuXyzTyP/Lm4sd2AL+N1xl3uAgVkuRjcwIkQYyf4UgO2uZVRrW72iX+xUq5Y/M4NPdytW3BssMnWJ63KEJFhos6fcuR36R28G2XFbc7P9ohsLOp6XEqJevSCOwu3/1ghnfi8xh3Ec7jbdCq90ac1WMi9CDOx88KM6KNcvvfxlNwNIrWVo0Drr/Nv4vUwlYcsKT9elhWqUFpU7BOakzRZxuJmDuN3x6kJBygaUnHyHa1FP3431S6ABEVKLdLGizTMBgzm26bXFn5WHzsc3PqsWOZgaX7m8NkHk0d2cwf2IczyIRpuuwMu+r0Pe7AcnIYTJknpmKPeBmUWlsfaTbiLTkjnfuS5ynYkwMp84npctUvZgZW/i7jK6Lu9HXFp3ACy/gkz6KucnonkqBAU+wSY7XpPZv6hRkKbe6gxDlfMha/110S22+6F59TCU0FXeCJod+dvRq+QJBY8UT9fQdbsEV+HPJwjBLZZApL87/Kx+2miY7Mpf2BkJp8p+JZhzp0g2Q5m5Bu89P9xpBVDxd1IblphH5QrKYqhMe7k7S32LruaIBZHMPN7HoAJgvY1M7Ihm6GlLvw6zn02mFuz8w6MNMVXL5TY90um4eJ9eMXUAFsixQVMxd3VtnEk/oUckV5GkSv1RxMuAW/EF7DRxFb3exRnblhDo+bLW4XenlFwdsjSqISq2QMLepFwy6kWmXXd8KXtMK+zHGsleQIrntI89XidRsoyY+L1vyHGVxe2iW29aNVkXDFEn65VwDHQdocnXurk48LWH+VRyq09c1/I1iRQEK8wMaPdrig67bFqm86aKAVcmaPjaHMbgO4pDjHy0aeNnjlDqKTfR42OzGDJdu6/uPna8XLo6tHdwDpvua+9xgH/zCAOfli4/TaDziTa7mj5EtBJFrQCvgAS06hOM9fo8qlCJPqszguI6MHsQ+frEax/YbhJMa+sC+hhN+rnjZlktwjk0jjVQ9CFtPPMX2ymnB6qFSIIWzk/mfbZo6fZcZpB8PcQlZPLOEF6VQ7YPACkSef0Q0G2BhC5a5lbQDutnekviSdLrp5VQCbgaoSZFy/Y7//cMAgF3xIULH0Y1syqT8EjM3qZfBI8/RFyK+nj8aK3LS2pn4KKXI5PWVkrPNasGauNntLfPXBi1GahSlm8K8+FZkYqZObuK8sEnFzP6Xp8x+vtGgCmOecxXzfntnPRcTSQe32Glo0U4LJNXO2IbL9ooWOY/s1bBT4ILzOZ0mtmyU9VXsBKI2aePJYHntYYOf1s3AIJzaHB9VSB+wcCeXW7PNC6evCke8COPkoxWkFw8jtMfdrONki1omXQ/JGmtK2IdQntDqqjJODz2SOpI3J1eZEminfgZxBmShML2MrTc8B8LrBHFK3OYdQCRs1ggIXa1osgf9fjF1gOOE1rrRhpS4ZY/y0hYRLYX0dGtcRaWwjbABcKDStvvo9LfB/X6h/GU+ABDEpdREJjP9GBG44pbiiaFpKAs3p2TFrt6PT12lfkR4NoL4szB2jAoDDK7HRL6j8rbhdF9Pp4iBKFImAvIPOFDBGNZxaK2vMVfyRzYEVS/y7DdPz5Zag9CtcXnWu+RsqPD1JxUbOWFmKNXP030sm5R8mIr07va0smJ/F2p4KZlf2i8m85mGwdTqrAF6Hi0FWXgpqRiLPpCkARzJ8km4qE1852S2xiQzwvOjIRdzELb75UOAv/qNY6nvgEN56hYaIwCrqBdb+GQqiLfXA05LIlWBOOYwZOSbEX2bDdcm1E7nDdNeh55cLUkmBEW/tdazhkdH7aNhc73GqGT5IilH7pYIhqGZiljkTmILrO+5xcAeHy4J2F+MWFjWNvLtp+iXjoK+oUuA2++IUiU5eJjHl4F3D1ndPZbhPUWOI1yDybstHUi/dMh8+E4AcetjC7YqiaBOw3K2A6SjQIRSbNeiuICVccyds8mcztT54Z3nJE9QqhJBK1rCWy+UT8nK2ZbeJxdG/DMyA25RPGR+pimatrq4alCfu9RMMYfrR/MRCJGwAKwlfFRBVTa8xjrYSdLbOVlDa41D0frCqUFgdeG9ce900PtKN7eIxSWi3H1eLcUUkoDcut2fmvlOj92JglRJNejY1i/Z4BwbxuZzhVJCMzm/sel71sjsx+B6LCeaL+9zctT2H/MQuqXVLKLaetJyqOcE+qNUTjtaE3yiNVupmgX3dLBVj3fxegfZgGLhJv43RpfeeFY58TK9n5gRyAPINP0ZkiOyQg9/zxvuNZxKDwWZ8KOaQX4VKzSUZmK3IV7/QcA8lYyaic2PcWSDvGnx+sWSYJKAlQ+W1nzimS0Noom9a8IjyoeFv96juUBfo68SMvOlUlQJdVn4j87QfZemeJv5ebAyue2YiT9SzBxdRt1/5DI5UV2GON1bfreaL9Z0r/WgTCkYos1dcdXTScmnPUe4+jmawghK8qIynRNLri/c2YpWnNiamasKkUqqY+y5SqbKh72iWJE6enKp8efDMPGhsToghiFNwWWmcVzWlMVRuqC5Uow99wu0D8CseP+Qn/44xtFN10W5DosvPBjHKbZQn3APab1NA+FqdHDAqzSPreSsxSPdBV47OuL6ISrULXMdLmiEOCcd3C1OVl3hsImciJTTbR0BS6L32P9YenNwNX66JR3hVHWaahKX72fo0ndJ2455YlYFM8YAvcgkkoBEh2QtjxWaLU0AXZxLUv/chWSjDPiazIKu2MBWCuP7yED/hS8+nG9yoRguWbpFPisjTdMUngV3wspIJwLJXsluDAGnjpZSjGEQraHdCXuN9DdmegnOdfB2WnKQUqQiFahNN8q0Vs8SNH2A1Y0cQn3hdGkNLGoggzbaF7B58IG+VfH+P/USx9wTbPs9qdRZS6rYLASs4HCkGqXtJqpPxzCVr+mTZf3n4uBmL53kqshR89XkXYeplNiuTyYipKVpWXyFcyHwnRaUeMRyfYlytxPb/fq9HkuV12lRrZwdrxIN7vmsAD8hQWohy2ZEkt19prsZpaIaK+vd0vQRGbl7IK3IouEruq65Xu6dPXEuMD3P31SSfBgSekP6o9GzxplP8tjrxBZ/NILcFLuN3IFeMV4I7rjcIFZxAHAhY0rZEMQR5HQYkC3spKjvW7U8OgHuo9FWtIxdDIcuqceYs6ocDFxGFJEcAAaRfqYMCqJrOAJ+3dP1UJa/hyj5AvdvKBObKjJ1qFYEwIko+3ISzPH9YNFP6Q8ogMZmgotQ8PXyAE5RRzUkHBgLttR4NLGmNKPPkpGM4DAVEDULw598FuiBm0dFf3zt3njlGe3g753V0qknjnKIRBxutO281b9ys4tX1lZmiu5H8vTMqCNcrD2CdPOqAdf//yOWmWA2ow67Z+oBGFwApT55LbH2ihO24L2UfujEb5tknwrk0jMi4z9Zn1xWgYuVYOnnPyWig/HirmRksDC/qf4f+a1raPktQdBeRDOJEfjTIFmH3C1hTMPo6ImPla5RXJoVGsiYzy4TAPjFQNdcc+02FcNl883ggLW30iuldFKxZE1rqwScbkaIRkEDLT8CDxw/oK3TDhdlVpnoP/+YRwEaXuo5yv6QYbhLsuYHLY4axj28qWyyDujdWJutX+VyZpMUKf5Avajjv5VYmXo40l/1ggHXJOT+yiI3nLRCfkRzz8oPnFfJUaHiaj2mwIIfFxo4DGIDSXch3HiKb5INpgBUlSeyg9FofP/WMqbAjOdaC4brSB8sq5thEIkMbXPYfvCrD9M+YXxDdaDsXJwigE3P1uwuScf7ZuOY3X/ogBOgkVusaunTWGGajjL4yD4Ik96koRIyuLOLJ1rjPB2bgX4JPphy/kgOoot2zLiqVcXZuFANWR/oY/6ePpSdNDUfyn9hPawsbXkLT7+RKURIppEjEhAT7AjqWS8NfG4MzfZSaWGFYS5mEaFTfw89vRqxR2zqQbL6YPTGiPJt/zgVjNNsuEC/hryhARTji5MUpgY08/XB4EyY0dU6bJhj0bvdkYgmH7VWvPRtykglj/mSYCe7YYtoQ1L9gGARu5winl2cBiPM82Brqk2+A+sHOWbPSfI3WQjV4PBS3NLzvRs6vXboBy9d65+Tcq6EmVuPAqUJBh48EMnysjBMc31CtlGFy77stWhJUg9/Ur5Jpyz3A+L8eM0lf51jQAnU1ji4NzAUOJl01Mec/XF60C+d6emKOEFti1TeBAPCQSF9x+wUcyFr/IBI/fhnNN81hmJo61RPXgGBR44nLIaoB2sAh5kUFcIOwLAAE8rJXHtJDK4ppAElrQTf6nTwmkdSTYahML2K8dnIuShLnHrLRLxGd4Hs5uGQQORH7h6CXBKbpZACr62BBZjfxEGiARLhPic4+ieXcIVSkrbzggAlBdwhzBWqnBufi8+DzPVBCinjNBer8bHCKC4RxuFTbtkIFc4ybH8FBEv8otrEgv7SwSfxGczXUyCbodKti798IJIs54IfCyzuF2AX1hxsXGBb4BGmddof03pFHssr1W2idJ1DNuMEYMtslTxCoQ4OkK6cpsQ/KeENQ5Nd5MMz8DYTvgob211Q4vJGHaYAt8t2BTqHhPXhXR7Uu3JKEVW0ZzEbbRCU2My7E4swt63/0bjOrwA8rn6zcB+60pESVwMejxhBD2Y6rT0irRJVAT2Ht2e0Pxb8NTCCt8dDc1VoSmg1FFOrU9z2/sZiTvxDFzWLYAfiJrYcYfv1lXC8nfnBU4VO0Jk6ogikOlCGlB4Nrme3h3mP7V6rMVs96yI4jyehvtbcnnGk3vhVaBAT2ZL5+u/3WSd7DY4+u0/hLo0xByEA77upOLHQi4qP1HY6I9BeS1bS3OsTuFGG/ZY3V1FngXRedaIQhW/fdcpIlKRRZnJCh+2wVVnQJaMZDBvSEokBSSphMZT6VijnVtrLNXbAdINv3u3n+coZTnzfSC2EKvu8evbBJRjmwJXcrh7VKeYJswlhwLDj3QfkVEB4xJS/8bajiVtulv0LSgAZuZKzikuFeeR4q6f3HhMsvpP3bqmGXHcF9T/IAjjV8dpgEO9Bymh6WgRg95ZpdOhFDKoYN5JAP3sRSmhJIr4gq9sqb63FdSrGOEKXok9LrIxlgISlzapD77elnj/B+kfPVW5F8bi9d+FmcYrk9h8WnJ610fITiM3qui4JU4zEXHUuAL2DhaHb9ZpF/FSbiHxYL18zQ6S5SUm6Ru19PWq6btZIX8RfmRvNcYLXj7CI6nvzatb0ShZm6GBrPoD5KbfM5PEn9482ufuCoLKv6vEYgpHuRtDIVwSbeLo+cVptQ7EhFu9HZG9qGVpbTQTLTlHzSpaPJPgH/nPcCcEM4DwTwXXCTwz43+1Jk02MXGeE/YlPiUGS0QL+KAPKK59NTKfXQFozi9n6Xh10sy9hfoh4OGjbee3T9cbxlo+6WIaswVke41lnivTrdYOIRWQLg8nDj9ZVjprRrrSCoAflOletcsUKQMnWme9trJq4oEhTu7tNISDlnXNDtijPjZU1PLroQnuMp+o/Tv6kRCYvtqCsPz9wODWEjbBpXiOUqBaFPOFYHfqFne5LqR4B+GdXZaOojFP0qiRqYGUj4GOhNpBbTJ/WYyFG4lFiIK3XkcUknOTa3CoSMiDR44YMEbgwdD+rmIsiekdJbVEPLu+iiLli7l+KIYDZDI+tlDkxjD3TUZ5FgfJofp+TD2eW71RnEQI/KGWce/PKdj05+Si277NZ/PnzlUs96WYAKZOCwwgMcCixMNEbLqFxi0aFJV2NZTNSupN8woPZj0oRSMqDOmvVfhHrFHU6MNUnDfOPQI64Wq0eYQNQUgUKVvFYRXszu8uIYfNYCf7fE/GWTbq9yPmCMRlCVLQ9xZV4+C7uLFU9JUPfeC/sukax/gTUvgca2BRo+A5AKtyA2NwPM2L+tzfZmm5XaPk3lFWOV6TWvRWcUNK+oVqY8+pXCKAdPGzXX/gGI9LDVmkkctZxtuhJql3TJTHl7WW5w+U6VH2QB8rWlz9kjycUwSKwyEFOPx8HRWuRE/j50+LmaIrc9hlFJWcm98mHxaXblshjyvCQClYwBE9AQfc1nnpDQU95LG6L3MJQNOP1FrqhVIsTZPSbz3Nkoz++jHV18Ae6YCSShXXrn5yjdBJoneSB9Xhyxzp/F4+a0xvghoJlWwFKQiFCsMCWkb708y8um5xZ50kw6Mp4/yYp95hkRdlji+6oKTMCU2bKoAz1SoH8pkqwoHCgd8hlP7Yss11T5peJL7Sy82h7dAFwfW1DRUYvQzORsfcOHKX84ESH52lX3/05ErNSWfjXR1g7ZsCQf/VCQ4/tnG4MYTV/iVRNl6dN1S6KEzDld0JASQAA9XDJJReE2NAHav1ChZtoVQg+mBVVUmk5g0kJm0+y6fIsbgpeej2yDGZbPE2P+IdXW2gXVUZHM2PSO7hP4fsgRDV3ObKYN/UqtSeEGe8bKKA2Qx4pUeTIGaPKoYIiEBKaF7fOsG/ZhlfDlQkOtUCxSOixKy7OwrlqhUr0WPsYlkZKqMRlZ1PPZ/qlnIpam1bhxqz/W5MJq1aFstdtTJkZ4CRlK96Gqp+LAxPQBqphWRf/N8k/81WEi3vgMBlZ3LhSN2X9b8SIzGpwMPsxgWW8P/zTUR+EBWtZt8AnMYEiEzDuaKnQA7opMBYKPt+q3iDckxS3ADTq//pCtRClZB9e6I9TCP2NXOxYXMGJ7/DahDGnQ7XZFlHi5ZuYrR+oc/2+9vpxbFW+0nzxQebT9cy7f2Dm4yc6S3fFKOqJj/jNuEM8EFgDajEh7GOp0q/0HeLi6rADP8vaws74TSdQkwIic9zSVRXLP+oPSMlNnbfcKSiE/Z/+hfhcYxpXsSYW6LKqlOB1BFq28sSPfJDAH8a7CHps9tdvhAKbc2YkXbQmuE/qGgDsm7egctbCs+IrCjMF/CXqy+QeDrDOwKipSMeb0SwuHQEAGAYuS9eOZyHqAt3RsCqrlhkY9DnOpiyZFemDE9CK69g3dcQE8+udphwoRUC9DzSoKBBa7qrU6spwUTEHdXo8bKy3vn8z8WhAlB/jr/ExUMUZts+xv16zBQU4/P0RQnX3i0KS1Kfw+VTAeClj4C4+A9nl9Dz8t5PZG+rVNDCDKuJ+FnyP8QvoaAYagEjWl1iglqrZnbPQXljpx3ZQ1/6dubHRp4QuQ6FYuZc6Jup0o8eCbKMRdmTh0f4T2JbamUXAtKVKmLBOUMhPi2aEXEIAP9e8LuDsnGFSsZLb5c1J6J0KTZ6nLqpRSe0eHDpnalYGZTWoVgJZNLfVvQOPurNwvJRmA+5NBPQkIwrraXwlmvSAxZ30lhCXxeM1utHpymqdDaTuSDxScUrNis3HtGVLpL9U9Va85YEBx2t6dyWlBNW7E8eF11WKK5kOpRBwc9FTgNnKp+8gu7Q/57ST74am7KE3H8TN8Bg62eeUignTt9xa7BqGSWYs/okG7nIcHaNq0OKrn/ZZ6XB2RBB+ew3Q606zLwL07/siLDotEMNIxm8swfgX/R4XFEe9MslUldZIHEVLk6jWWxmW1HCEmrpnCCqac/CJ8VFoy1eeFGhEsSRnwSN0QdqblSLc2PrRkziB5ovjdP08PxwsCI9kYBSugIXD68NPTxvXdWBS6oFLZ7+cyxJhSyP2k792rL/F1CGFvGh1rPOfe3MyArMiM8yoyrorH7UcLFiH5Ip866Kc+4/8Wm2eJZoAYels43n+Zxkjxj+sKXMeLR5/G6zRfWhVzFe3bPitrfG2NJzh+CUF/wRDaT0BsssjesNkrpS7BQRHl8F8lMITUtHQNVgSEifwIXMSdw/IJfksFfUO89nEZIjhpxJdDhWohWNcHtnAu9ty4Tg7TOHIjJq9/Nrr+uVbNAWS/WWX3BTFtWLbRQD01o3EOLYe6qOUxYTYKbrbyB8pe+P0HRn0zgrvjelUPw3s2gH8k+Bl1tyL3nCnFNfkRjogMNDSUGj4/PhZjE3uNQ2Kopvb73UgvzvHyWetarhIn2al9Tgs0otoKOhOvgAzj9v9f17MiK/N79YpnXT1mhJQ48M7a5BqUfrkp/jpINnY6fXeGTKEhs7/6oMGpkkmR180ZSORJFHBXP65l7b0iDh+UuJOm9si83Ip8003WTL5PMLuLfT8YLq6LEGYtYMWH4s5gxw2jk6XmaxyVDTj3nHO8CU0sVW/zOZig5CNHl343bHPsmPQTytOOwbXZlTTjDXxHhp4xylcm+32B0SCKRBYtdQzjhp169gbJRjG8ycltZCgVnkYL0+pam4wLl8pelJ7weki+f6wOO0IGz8Wx1j7LEMnPt8awpeqfKFLkDanrcUJ69NdkxEJ0SHTAhOQL7BlKfRPCz+8Ht+bVc353cWgdThrvMCbSA0oWrXAPz8Q72psxiwehfP9zz3wZiVg0Aekp1w/+5ZA/YrXzGGXpdjLnHKrOdbzNSTqa9WCF01GEtDM5+Q8Caex36uFB0aUq+oPU6AaI/M+F0iF2xOaywwv7nzBoFfleTmf7eyYEV7LV8z2ZVZpmOiHR1XSCV2ePGerUN8l1Z/LcbB7ox3SLbrzflOHq6o1HOXfzeNnoH4zgYdkFjjbi8NzoXfasYwmTrhekgqYqD4pycdrPQReLmk7d2qDEwAwGcjsALwe0zAnGuGrA9MggoOYFPm35zLAdPxySQUa+s3fNtbr7nmGqvVVStECdgCZkC1FhtkKH0QFj8pwXs3/TGdwZAS+B+37nI53mP1EmHm+q0FfHDeZzyriDlhXWsOgmbwdJUFsHqssN7EN2SM+OGiQvLy+gC++ErlyoMcHnjEVsecoW3VBU0XhIcISWKCGY0V+hJvd34L4zHvFLSg+e9XkcLRbJ1cP9Jkb58YRilMiFWyfd5vqwM1yCJkynilw81dJMzOq5C9hzD3i5qDq8EktD2trRVXec6Ww+z23sKr2H/jC6NRpoOPfHM0wXqkvNk6YaLgfzR4azXSdwWqUmvi0kFtwgLW9oBOWdGWgAKzaAQUJ/gPpgNETV/pxjiXne/nmJiuGeJRi4NhwSFfnmoByrkFcHkTB+ciE2cA+UkJ+EWdkSJyKVPt4bfrDed1cX5kRNr54v2UYj9AufwCSAw2c0zSgT0D1MYnJmiXTmtEaATUy6catmVptRhtmxF4kAR+YD+GcbVZM5wmJNwWgYBsdDcMGLRCUFxKJvdFq3/1REbUJTplSXVPqPIVveSMa6GfhkRnSUnNE5IhdT5HB+0BbmKrOOC3rVJp13wucIytO1xh3SgJ3Hc+6XmoIhzVyulr1xdxImmh/sbF3VxWmxxgCRv4LC3Gaacpsslm2LkGeaBIGkalSZIH2zpJ/vpoF2z/jujB9GUpdvNtN6TZlAb3xS7Xem748Yqtu3sBgWdCdPfKuc0lcwjtBR3gJfi7c5D4Se5A1bsLsDvDkuvI9VxjIZM8tP5OUQKlduMzry0356APBRoutcZcf7n4hK635UihPeDs0TKUjiy48ndjR8moJeGX8DDScVcfavA/p1i7FnwknCLjK2Y08Sc3f4xs9mczDdRrhhe2NTiynqzSr7H3sgsbEDAzCjEY63AOzBsoNhBcQ09QXSVeo+PgKRSfeNyzqXY4YUeRJkHzuDgLqVURVbLRRGG7lq1/blplzpSolZIup2IfBwnDcH/WjwBjRHb5nxcZdmb3MOReeSQ2dz3u4tvKK6gRQysShd67mD1uL/4nKMXzM6eYsN+slGQJmesUI5NiYwXxisNjTYQNmvi+uIEv0zWEavPYTGgd63pG5LNC5Y8x2B1kA8fYua9yR8T09eRQoOx0U/UaworHNPo3JAR+CEIn5jIgRzFug1DrvYiXPVgUfM9rVktQtdIP0IDGEysm6vLjClMN6vHHVDYEtqEF5x/M3IKLnqpfDXqzdz0XNqft6F42mxN7iH/1rSpxJKNWCP1ghhEDda6vn3tt8A1Pc09VDX85nDaHAbOBUGCdGWkyD92HrsCC7xW9LBr7z2zaUwO9ldTnbV3z3HaodYaChotFG7hWmpsAsM4m1Upb6VZDvzY03u0/sN92/w0aPAURo0imtCE6WiHwiB27r2XFRJatdyx6sNNnaeWpRA+2J//ZGGNnWDHnhodFVw53XUc6Kr+v4m1ioBKhfcSIq1yn6JTJdFT8VRW/huGHyci6FLt2dKygowemJkszxHLWu5414HmrfSA6Yr283ryNkUJg2kK99N1xS4/rIljhQ2iVRkvvDfRTj50TMEGKtm7pEleBQ0qoT6wBJJi2bciG8QxCzhTqulLaL0DmgHiH0FzXs5ltlQwYwIJ7CBd2jMSL9DBCjEuHh0ybA9foM4oXL4gPO6wUi9KQqrkt6q9jsOtZQOa7ljq/QQoDFcsUGu3MUzsuH2HhZWgsqt7NtNNcWd+UwTkmhuFsg2RVw3ZGYCAQVc12GgRbENZ6NMEE1w3mhR/kq5Mb7OZkhNLbXelC5vxxkZs82s7faF01Cng6PdTnL+3hcq5VjCWwA4vMcBtVwpzg7HIq7YKaDrOBI4ZpLRXgUdxWaIx95EbT171vSTq1YbjUx/dJ8WlNAszd71AhXc31HxxNampYBxHiLhBgaMn/7iYUOcbm+t1SZ/aKUGPqnzD0lf1ANiLsAplYOESB+pXbhwZWhVAZqQvg1YyCNohOfqcbRgrf6IlOwrZ/cweLax5TpjIpdYpLUN2Ief07bRUbAVkxigk34gbTvjmxN/e9tKhdMr/wM6JT3VGxlzEP/fhb9wn1uNunMKrpoan/HRYDmfW5Nc2eBaSfILHQt/2TbTg2PzICqlAR9KPu8euLCRD5p+zfUpNllFgy/tOM8iUDLHrsGUOy/jsPyo2k62iXkN8BWfONqtHuJ2Zu5uxNkCCLGUMKgslR8MtpAxdG+Bg8vEc82XsvrgJmavGWDlQra7ALsWzHsmrAqRP+MOZIdQ5PK5qhuDLiMYEQBx6NaIU4u+s+YMHJ27q1bOYmiaujnX6dOZBFzr1b+Ax97EZpnt3ZZB3IsPLWQpczI9ZCrhX5/zuDA+TW1G+kvPE+2IcTdVHFAk/WkkI7qqzWZzLqG9eMzh0lNwgRscXHJxxyj2lqlGF4tqryz2cueEKgOWE+Ffe/ZERhDpa91KDXYJp5g/4b3Z//VpNgKwoHoAYim1hlTkh17Kk0pe6NbtcIIXkuchUtO/MZ7pVi0qdg8c5xcrz4dBBzIoKKj6EyOuVy+d6V7Cai6rg2Ub//PdHkQSo6PHBf1LuDWDQkG5PuUq3y46ouAOTrcfvFUd7+JpvU8Bny8tKMg6v9Bi2GV838FOljOf8JJT+inrI3SFFdswm2BKRrvwqVQvMB5j+1hFxg2RAgyG3GZEu70uTlbsh/z8r3THNNWSawgJxwTZeMzX4yAKCtw4hoexUTJ7WUbLWZRcCpJrrq+dPAwHwCDEbotYoe1XR0o1zY+o5NRtaIYcdxZMbpNMFBjN59I/sGAKRVmpzbTFrgRQ6jZNjz8UK/qnftaKLmcAaCTG0v7b1sUH3S8c0gohfwkin5AHLE0zL8Hpwa71JEpLe6gHXLR1lAL+jEBZUQ2ml7nBcWA3npiqCpCxtmkoknQn8junGyQa9QndjGqk3FZQPET2Xutxhq4X5C2DueFoDQNKJy1EClwtq+oQNj9qF+GsjJ6PwIRjdfvLL+iQu/OhH+UucnJo+Tw6qHOIIaOH5MAGkzUP/Na7FlRSGwwzmJEy8Tk1uETYdXHhm4OLB+fE/ftbmvqH4Kbb8WaO6evgCuulLtof9TMfZgbJMhThLQ0H77iANhjKHgn2kECFOSRuWNMstuSz7mCr57Vf+CHM/SoGZ7OPeI/e8kY60snt0DsvsGg9V/OG1DpziyY0ekMKAQks/4rWaQBmKp+dgEHp5waBd6lMKXEGSo/wHZJ7nVOkieFevAWF4aPjcCc5JDTHPpdTOekzO3PdVYORRPq6hqKro+SZ5lwqEWRPqqmYw3Kujxo1sKpeNPoFtKN4ENtyLYhV69YQzEJC8km9V6zvHd6cTsxroaXrOc2xcF1alrQU+Hcip1AQwVu5flHtQAJnb18R6E0twVwgjhJvTWIGuyXzGuncubAaJBc/PqO+LeGcc6UDkHYgd7oOSkRn+NrdDaiZ0f3JsXbU08m4MDBuYNhsK0G1XBiTkmzmHFRKY+pZhGJaVNXnneTl1M+mGAiXMm6hDL2gpFksiq190pOEpsumFRjSYoOy4LQt3jcZ14PjD5/Pkaho1nGjXQ+uTF9R9UMo9GeWp9WZ3nsMVvw1Fyto7bqlmovEnnGXnsK2JOiePv7txpailc66+55n5OhUlVojmU1jBaQOmCTYhWqIfq/AWavNgJQiqqhqR8LKCz4zAYgv6NpvgySnmFS/IZeA/tI3wiwus+g6uTLdbCmxmN6Ky48HOmmp+YvjvgC5eRYL5cXWRoLzcSmOjIsqYTtteru6JBUzjt1REo90q7sTWcQSJpOmDRf/RUZHaXnZQwl6uE+uCKcZ7a6wHXMRBIfzPsAGVlObZEYCSMXN5bK5Kw14VIuzzinxnmkb5+uT9uGd8YuTn8bv23nL2oeeMG9LKWW3KRvY5YlE8fII+l33NqnijXpMFnp713l/Q9dbp8pBJ5PM0sA15ROpFLm7bNnhwOxY3Gd+mfp6N3MQjfFrCqxV4znvrwkmyd1Ob+4bufdWUqZSSbgbS86PD0py6ZMJvRDRqd92Mth+Ih/ljjnmGchEEKUFKylkks2fcK7rIbhn0Pz/7+qJuQVWW6xCKxeAtvQSUdD9e/mc2hQSWAxsAoFxOf9dkcPWQNXGvHCLmP4lTFdLpwUVm15HpIEluwp9Ahm50oZXx6c4Z8Qf3ItHhL5sefL/5iaK5fCTDO+MwX/p70LlDrr2BZDm4BRVFxj8+OlQ/BKITufrfP0oa0q8PCeoFQPTplRUMUeomLpiJdDrVjUBf7LRFC60Y5hEI3MzUC7un7JvUzOFY07FObY6fcn0K+ONUp4RMQy/h/qKZq9QR62zfMIITPnw5TSiRuFWacDyQbDS9270U3nOI9Q3oF3WJTjnJeIe6ccZgUPBwl7mpyhDTq5m2cOwCFV9BZDrfTuh02npEKoV8xVwp0+FzkwKS1/c3GFpxmnXfpXfPrgInwkFwT2xLHwkDVmgoWJKm2ZQi0f33c8KEe+1143EkMPcRL7nVo889AlxPCG0idfjziCUurW7Bju9kXn/k/vU3vSvFgV/bYlH6h9jZ1adyfaGHn9Ve2eOGcamFL6iFYQFI2J0VnfDVaTv7piVmtux1cgU37c68eAQE8To3v8xYlZV5DQkerteF6MX7t8TBmrcJOnQolFCWzd2qOODSNGVWWgxH1AyKXl5eYHI77+HQbabx38f7dkj4hguU7MbUN6/cC85TFZQpRkNWPtOj/vMsGaXq/B4azTIbNxZM6im9mzzWlEivIAIaRTjR6GmSfIlDLlKRFU7C8zx5bManFPeyM5VyzVBWYEzqBo/mlzAkP8Og+idN+sJWI5FzswuHCNf60H50zPVQdpGmDAYWN/+YbFYUmHStOFjGNio9MutshW/aFncTU+qE9J7T21UZaTnVrI45vS5Kk9fdu4axsoGpM9uoBom7/QttX92+WyDM2SAgOGIbofsdizEN0D4cjFJEgxKIhSTKc32nK22hCtJ/3qbex8aIIXhB78ShjVUodfI5oeauiZtIpHvHaSwMwUVfX/6X9j3WyygxchVOI4Uw6NWKL+cyQufIrukptmkKMg+YRIHwWCmu/6NR3g6k3Y5JMX+Yu+InCd98YTy6YzuwSwXKMWJGJhiUng2W2LJXGWhZ84TdQn3gWbi0CtI1M4d95mwtVxSfls/qoHX67sU+B6FXdS+wzXlTbi7s3R0N2dyJQ3Dyd3HFG3MCQ6TP/Ase8JkH5dp3wIrMS+qtBRns0k8dDXb6o6zsh/JGN482zN4NrziG+liiV/invVLLIAUAcpCEZJvU/ze5UzEXLplClBdIxSFv3lMEyI7aqLjWRSzTSqdvPLnGsqUdzKX+jAbHG94L4jK6enrqj3v9d5SqeNl0MPVrbbSYDtI3QC5kb6L9l3QLEuh3Lp7M+NXMvolZaNe7DKZmUe3uZcH4ZQ3yTKufj1BpEVzbkH+ZmuJnBF5E8PmskZD91FBXWmXu5Wh+ExZwZvLIcApXb1+AU7lOeSGDYWWxdhKMb7SqO2lgm6EsBemHMe5wvnI2mpP1pdPHiW6Mm4NLMvcVae6rkjpskEGcvvo5O73N7a2gYosVvdd19UAHgH/E5zQTU0y1Ntqj+TXkmBhCtmpfa5UewhckK2XJsK41Sfg/ihTqlE4K5ob3sKK83iFE8JP/xyNtZMYA90RtOngXkgnPVzJQ+9CmyVj+fTtATYTaSQcu8cwBoF+4K1u/8z1R9WNdsC5YzNZta0ZBDWd6F4vmfQlJ7xCx3WxWC16R0DHAd6T2xMun4Vl5zi/dYGDd3OaCRZA8CsvG7amHiVT5dGyUYIpHhJKqwf5W7Qn4lCDVWDwOPhzFRq+wpLPXteuYRmD9Gh6/l8TZZGIJTSiJJSSfeKEooXUoXbW2Oj+tLQl5QttMkqtHrgBjrw6aY3I7voaBeHTpjN/nTnzpxpo9+YRhljbx8PBw7CvmZds9RAA0++RUSD0uzl7Zr/aw3+3FCMrUJnyGB7shScD1u+gX0AEq9Bpy080wyt3bLZwIFqgWlfvFtzOrzP8Rx+9YjxYKNb2Uovb9cPeRKhQ99G05Zwh3gemgEnPAT34Yokyf8II1cUqTfC5fHCGS8lDCqxQ0HqrMkS2mRVk/cGNAxPmhbjK6qM1Txd3KA0gKb7LL0iaJ0ZSJdwznav409Sig8u2TYs0wBZbhJWk/JzUk6Vr8DC6S+32RGGHKbKS91X9WNWiDm6XvayN2/J/VSrPmbnM7B+Is8geP+jI+lLXkNl0E56d/usnyyYVMnJ81xZWbKL5m2AsFkFUJoQjLkYLZvPzqFvLClOnJKrs0b7wrHohxzbcWgZt3T+C0zyj7l6m18cErkPrjmMHamwyihAG6SMZ26u46RjcoZBe10P6hooPcop7Xs6HvEOJ++B00MpX7nJStde0kuS54H2rMnLj7piYs0X9E1h8IbH0MT6SkXsoEovNzeEZ/y+7AZmFGk2P0qbyw/T2EjsV5WIQHljeOOm1c3Nd11zyFwruy9ElhzqJEude9GfYpIbXyLHYf7UiqWDbA7I0Pk4r9r4K4atv9WFa4Qe8SJ71XOuC1eRUlqKyxnc7bRJOmiJ/qelwPDiHm8CFcaot6Vz2mc8mpN1ntZ4vx9viIumZRq0mDDjkr3+pPyvoBCsBr0Ap8pYhjo+PpGAMDgg0GgZ0ptG8bqMYCU1IjFTqX0pGs3X1JR8Sf3OPJkhTX0Ulf3S/X4AUQ40MDYthw9e8aOy1CeI/LVOQ40FxJrsPgwqGi/OGtPPzuq0re2HmEO4xIx1/BZfWaCUs8enfp5v/4heaMSH+s3fPbedx2DInRx8dNbafsmkpd7YI543iHynwn+IoroAg+NLmGa9Sqdu3G4t4NLPHt0xoDBshlpJ6O2Yy2CQ9el1mRWjmq+HSQBHcnRI7Fu4E0Fv91P1+NE5YW8VGXwbr2s4Oo66tVMDzeKD7z9XpwtvzDYMmM8yUjlX1vv/vCCVrlMbIsNnQRsLIs3ZNpyzO2/eF8ngeJM31H9NxkKI1EEJhJ1clVI6N4y1/4NQA8sMEIGHjJhM3z+UXAdvQeXZ42n58j3bIkBGTr8rhm5ANejQe3+8g0kYQQq3JBW03w+gm6nKECL4ggqRiQt70fJl6VEVDkmTaxEmmPgon1GIa3HKH225KuVKspIbOJgWmxYFpubEylIS4XUerwcrRD8jhm6ByApaS4fQh+7YiprTV9fH6Xmk5CVmA9pLtYWI/cXYOo1mdN+LKVU0SdkpQOWbtZjCrdPrfVfipImJFYbWUT96Y4lzNbVunn9narTDCHFO1hX5MLuslK1OYfavmmlW5OW7svuGIrDeeDT84ieNTijAipWGQvLqtgPAKHPCTDYlzijFMVgSEBLd8Z1gy7QDsJ8N+Reu+pIVg7HfKuXlqQcSacHvFMs2uE3Vkl9LCzPEELXznKEq1NXLmPE5JC7dzeIKdMeFZEz3Msk98ASZYTXsf83MZLnkzXqyeKUbasZsI3MqtqeByqdpS7hJE+R9oeSGBIrAu7zddkFdl66kfjjpNpqm+R+KBecmrNilVkgvQokoCHZsbyeAVfHpAsWLsjm/31crI72yWwNo10Zkewrba+sqI0K16LTcH57NJeAylVC1zIJIPoldcQuG1PTm4aovAjubklqLLWbsEItZXaOzoYTmGkTQoYwviKWIq4lEA9KTFIO4sMJ5HrpkIq+TbsGbVQ9eFGczT4df4nC4EMcCQ8XYBUYdHSPnefqE50BnqC5uVkAFIN+LvwTsxXM7siIBnPQi4Sk4Oi1PEJFD+ot3OoigJPJlMkX+R/qJV3RaLpAW+zMc8dQvB+n6jcW3AjtOH88jyQiN87zSu9HQtK96VZFJZSa2hiL4acMIIbKEG9ZRbdEmfiQoLPbon7qYjwfrfXrn2aVzXBXJRN1aCIJ1udGw16kE0X4Gs6duZROp8ZyDY+AJ7l7mO3WqB1Gce9Tq/iEb7pheTu8cjCRhwXw18UIrW3xbT6bSrZOUUEx+0IQNoWu1p/LfpmYCUxgXp/kIurpcd4vSn3OXhcUU/+I0xGYfB9sH5YuRPrFFD8/a9L8LsHAZUAltaoAlMeEmFCGNLHxA4jqLuYvmc2SddZ+uNzBK64ZFHfebwimNEBd6JQdRhUV8SDKFVZr9eTYYM66Ad7V5JmP/+GqHKnSHNaMX5hXZ0MkVfEbc9ZQDys3b55pYi10rn/a6ezQ72NSRTIWP6fXPdj2JQPG/Cvk/elalPHJvwFlGBcq/Vl9Dk4DKt//sXCzG7RBidOckVsrXR261iAzEUZvLDNv9s0xwy+7IX3uWNdlKaeTdAE4kFoIpwJZCSO/rcEgzcfAdSNZAF0/uqw4zxyVoNSVCvY+JKrmdm6Yq/z0BrlU3iUUVWZx91GwLd1GrkGzTZOs6tkjryFubh1OCfnMjy7jjv0uyyITLDEtGn5Mj7lmr3tUjHF6DAOw+F6Z6YI3V+Zx4DgYFxB6Rbf2/7gVgalRGrcv+tVAGRH+VFgiZL7b58WHT+HOHno4s54seNrUE0gbn7XGWIFYUnsW9Wqu55LXToBmH3nU5/i40gkq8q6RRBPTfN4gr3p7Qfpl3Vx7oRZ4zwq/t+MxPE+p1+R3tIKQeEOAo9foyjlnrP4gGae6fzMY5eE6HAjPxgH0gnvqS4/Rylg2qAeh+lPbajC3MYlfjX8iCuFrT9k9Xv0eE4URn5uWFbYWAqoaIL+ON9UxXAzsw706EietRnpM+T+7nZUHCqgg4KJrcIpZsLVS7U0H7SpiA9QIxBKa+eP5WXRGFH9lFGVVV4hl4ER/3XlhcWi/cr+HbA1YapPScOlD7B5kBpPFK9BvO1WJZaUxgopHAHarAqW7/JIgpCphVvXCANmQ15BKfp7xdbpz8/tCD2Q8eYTqPLAnpVVAWNE+6io1Rfg/4whDzPXJWmSOggTPxop9u6MlMWoF4No2b3Dn0Ik2NZjxXCzYyLGmGSx+I31lr0xoeyzPwzCpw7eepLhpBlMZ0Vm463pakjhFKcsphbYVO8YWr40HW4GlobrNV5TVGQFiSD16xi/uWBdKW2UjnYFCpPM8uRSqlQjzhTgbeyVkpvEoMnmnz239K2U64Wk6uUn3dED63mY863iCSEI0VZOJJA+uU8EXfEQEZ6dozOwj7AR57Tmzg5cyDKrb9xWTEslrrCy/Ftnb5hRT0UhXVqnPyrBBoVZoAUVtoCjeQU5HHYAFEmYGk4yrOyMvWLv8uK0LulDdNYAuwz2nXMpw1FYhI+1GrYw/8ECLq2kvGxEU0+vUwji0AfmjuV0IRNtTWD4j1Mi9AHwSEnQfKhzFQX3OZlxzIWwQHv+BA2j6EW/D9rprFAVQ8FxIaYOt+qggEJVuSLTCLgJ/oWsBpHgIvfTpM4dMsqv2Jm7gN8jpjuW2QO70gZz8AEoS3r052YP4RB7+uQDTv+31zlU6MEq00Ej1UKOZYKYRH0HsqP3g0AzNVPjlDeuN0iHEZk6Mdldd1k+nOAXNazmYHan40nnMAGI26+NqSLgACzAO1AbW9zkqzrDQzRWVazW8/uFd12CLwquAnfaXicuIAxuKD26WeW+k/RmlOe5sxIc86GOgKP5q/d7n+ciyUZB2tV7HjNO62iGtosHJId6UeKa/gV2gJcBiN4Cko8bRIgKqzMvF4NNlnOVkAvE9dRkLkt3XldXzpUlh7f+AUgYbUXOnugHAVviD92dtT00P1qxU3EbnXB2XrXtJFIEBQE590i5wnPEy4nRqrZaWXy0bfOGC6qNVIHG+67GmMWdq+TjXcr/vXYq5f1j486m/P7m0Eh02HGvuHru1KQMBFXECDibGTEEkCW7FpsFiRX4Wyg+gdE9IwapH5onZHwzOXf2IbJLXyFIOR2W37yX2q+S66CmDn831P/QLdYOILlZQXAn/Wdm30vShOiuslp3wRIkb7FyoTGLRZ6oUNLs3Y+NjvT7zEZhzAzGOVaLJc4VR9XIQNay+0t4B/zG9ghmAM92YYlKrzncb4pYgqaAG+qTFx+Ixvp07gqQ9Xk76A/mj7UuX5Nr6HGRjhDLo39zZLSLaVHKDQLYjbxgOK7Ldzjg7jZLXDv/kGRcpo8U9nLGfZrH6OaC6iDIaMj/EGWGL1HpvuLWkqE2e5TPmILakdaxEERwUWldmF6QPzwRak2uDTsdm2j2sg3sBt7WOdsEpPHZNP4q3lDoJm43UczGQH/8+hY8JdvR6bPWnNQ7XvHLbCbyah7/wrtfzQltdH/L0Ps/jHo0aW2a9wcG33zvt3BhE2mqLyR5jm9z7RmHnD+02A1s1xorOpI/OXvvB0NzxFsaf9qidpeUtQ45zGhaSP2L69moWVLmfOvt8eptlIshFN5ZjLpHCS9VErQOCTzMs3hBV0K1GzP5/HRH+2K91r5e2IbzdAwqDjutFN3ZehNTAhY85BRPu4PvZVANy9X7+PICUXFP1ue6VTZZyDAXj8KozQ7oPqnvWUQLJW6kjRGicMFu6OO9C04s94xsELz7/vVCvT5prADS1fYpXupVLGJYPUDzTRiIX2ZpsKh7hvrrzGkqyvh2VQrSl3rQ34iTuyXdzgnQSZ31T54d4W2fzpxmreED3xF+FOjxqC4oxvq5w1idrQedA8RiHCi2+Yp6ZJqJ3mfSRJDpHkdmEZXX+gAaPS9VhKO8adH+43mAOBeELb3aEWBIYfIydGPPZvnksC9lNmKWbLXcrvYOhAsFpBkDm+ax/k1wJ1vhFYOSeEpcH5+8n3UrZdfGM4Qu6Fc+2/vfLu2QZVLEP9bQuxkggdVI79uVvwlAhmkkT8TxCoCxxb5+3E8ii3No5+0dcgoiDhSxDb1cMDEuXYP9CFHEzqIX94RJNghXm+olnzC1/+e4cZFR9OiYzbN2My/diALGmES6lqOxaGsLLUbuDU8W0MGCKK2R4I8tisvWGCH4/yKzfAmCEqNMoCx+5qV+UdSq+fZ1zFlXzYIqwIstRihhSOB4mrIQ0NVpYDFlI2JInwuvDbWvWgfpvMHh07m8MFttpk3egknODYzUq1qkxMwz5+gpvdX36/gtaJzpvtW8KwUpTCF6rrfxX9jYRgimV7J2O0nv9z+xNl2PTgzLOK/ukSIDNsrkPRDWFRX8V7DGrJWWuRz1YiMyTJP9JO5Bg+JCpJy4Y7vR510j3Io1koKIo2iZGQA5b1B5bJnZoNFOS4u7oM/yjDpSQJnAe5VslS0jpDf3fzwjzTN76yJYzyl93wIjLLGxirom26Y/qkHNUVgs48Ou1QkWabY0s2NiFnzLZdte2FB8CqJvmUzmBSfM3O7/ITd+UDZi+kLzoHda6PR/uZrowdf8g+9dZEYfHaTVH+Q7iSl4hqXc/PY6RlUeTxOO/1nNuYdi2BGFuV9JyZCzEtyvErzZvqg9d8JRpvd2GVnn8cSc4EZ/lo7bETuGvEdbcUHADj4XQQ5anRrAjfT+hFqyY4ByOqNhntWxDuYfo0W36+VcGQ7by8DmurLWRQS37O/OHJmfr4y/NEgzGb1Wve5DKm+L9tS6IVZBmObTVl4zm0W6yMwE7+cPcvQSlfdVVU+NMk1Sq7ea24B2CZPoLWEXehzNPzKOO2mFnpp3vteZR6edZ4bWhaOKu6GEeENVtgcALAGLNPiWkPG0mSMI7VH/EuQAWXSDYgKglYQ+YxWuI3G3fK0WjWAsqQLcJ64K9Yo9Xtp57DnLMAAsrLnzy4iaWOO7SPhFECqzkwS2xF6ETE8d5Ktvwd51jWGRgWwaKzGm9ulQyjc6MDEVrRZjbpkUauKItaNZCNhOgU4Yg5A39NP/h93Q+AqLf0uMVxm6sQ7hUxciUtBVVNIJRQcyi792loacylhgb/msC/wFecaCOh7b3PLH3IsQYZlYft2DZfsA+Wf3/Yy+xjQExTn/jpfQ+MPY/KJiJk4e2R7H+5589rtlhc2iSFUysFVNM9EN0Dp0nMkqAuRhvHpSFRsmNEn8wOFdVuCxaa8K9VBotx1+oa/ePuAd+XwUior7ntCNmtcNGtoC+EX+A6XEoqJqc8M2u7shtGq+r0wU6m7PV9nWOde42a6FFSqsqZL322zq+mvqXBe8qnWSiV1xixGditbhw6oGrzOu6zPdDfki/tLUuPJg1K6NBmG3buBBeDUOEsfMG0+rTuCBr4yLhyyDD7FScwXq/AZL/XS7Kebny4zHpAS1OfWVdWAKcj4b8pTDJQVDUhg+kTl5HXNuBBmE/XcHHp31BiZeyXzXdIb5qzZigkjKQsRTr06SN+JnqpkjP6GGB3v/JDN+OYwstPXV+q8ACOE+W+RQX3DcNiGJDR2INfh+EL+Y6sst7LfPywV8pqR2nto3sZcO/BzekUgNAAUheYsimiko8mbRopSaIntWSY8sOkj6g9/SXrphYKzJdIp3lyFXEr5Aedg48r0CiCKcXtb5L3BlEN+hZDMcUgGhv9FkhE9mERXnaNnuEFavQa7g2wPCALHVMTMrbJFj0XYB/0kcZR+bAVdIsj5VJLK22Mq+qKGECPu9lg2Gb8WS5m/Rw+zsXeL6Iz4qm3Wv+WgaAX9z8JYAe1Lb2pix8KZSMrcZ2jM/Nrcfsq/d3zXtwTwKYhtVTv18EsqMs+pb6O2xl9qHoPOLUeInq8Xv/Zhtii5LS7iiWjdhphbnSTp1BW15puC1QrKeQrmTsnH6tpx8MScraoc10YecddJsJLw09dP0YlhKRGyuC/MFjpzIF7f6eoWNB/DgBhnFMb3Qf/CV6dlpE7JJhBJ1tvGZ5Dy3RLXUYuCeOT8eyZwqI76lrn3Dlxcprld7unb2HgKP3PwAppPxaDQOYAeHkiQ8BQW/i3Qcgw82owMD25c0577D5/eaEuPfb0JaOH+QfVWlsHqwpqG7xm/aVStHReyD/yZaYeObjoYoabNRyNUD1NU8wFXE4tRHCte0uZOtzm0Uzc4+//P3OEZaZ1a8x022qh6SaGkbkp6ww7zMb5BFb7zY4kZQs/ZNtD4AwiSC2zjcbDV77FZg4yM7inDOz1GDn88V4r1iLUWK6ONbfZ+qMPw2yc/gR7Exogm9a1h4V+gdFp+g8IqXLs0upUlOUpeH6mgUDNxp6DRAEJKW2XL/3hNyS3xPGmrZX5A2D3ymaotSlW9qkUXSN6LFPKNYrVWnJAOVTBN43XhejBL2xIyTy+rUpYHjJLM3SXC1AnBMfM02GE2RAjWM3bFo7mNUilu9vOijmC3LAhoXOw1XbMW5Bm/xcD1Z0ZDBFmMU5xUfViK+OFHVKDAXBn3E39PrxwLuPzApH2W1q/r6POtlla18kiGrKy+upSdc/nmeq3NNZqVNLKkp3jr+up6xSm8o+09PEd9MT6o2sop+9k8VQvSbRhPmuzPORqpfPx0qeqfOM6Ngc4po071d6caOmj/Ul9NWcKvIpiOMyL0XWhPsIIboMY3HJzjI3WFtt7cvWLVA/La2ikiPCr83ekFVpQcG0icHyM17KguQeJTzMXQWwlsQqFmnHWLMI0UBCFkRxRWFZIrqdP/uYSabfRggudHjN6XYyB8g90x3styviFrF/C5gIimksGEo4j+Icsi0vDdUG1QuoyP6MgdEUcdLVPVxkSX5ZXJ/qNW00bnHuGq4jyvDAwzlSwwn+ZKCViMViV2qRzowfjuIeMHzFrJ1GKDR0BE9dolfYXpY/2XGSTTMCY7EWK9xdQNBM/Z6yv2cae6llRrMlNDzuTvxW1p3YLhb5JN2iAGQCAYw1ECFRDsYGcXVBE2j/sCUUI0lkZQHohHmlgn98Cx3oA35Z1wu4piMqtkK5/uSJsNRd3PON3rj7H6ydiB2Od9HleDf8DDorc7zUBsv+zNQmPsaXOjSMEKtYw7G5Q+0Y/5mx+cMyUIsMiZ+RCJD9c1JsfVAG54qEveezNkfrTVVt6FZwdT+m8UziCUe0KILqYPUzIvGGN2juQWCXfwugbWnm624Eb1lGogVpYpW/16NuyCM/1GSTWCk6V+h7bVgVkakdZ/AG9sd4h/Uhrlpet5emlGz97xffgBiANsT7QKZ3owYlbC/r8GerDZkAXn7FgyO7xAaYWk8W/UGbAulr7nkooxL/k8IO5T40FtpRYLYiHmGeiIQ+kP6M95q/1o6L7hI2mRQ61hmBDpLLbVJ2UMEPgUeAtqQxAuLFL1JKiMmLfv4EUcb1gFZuuJK1vsIfXBxhfI0hXEOQVhZuj8cbA2CsswG6yTvvUdUQMFa0D7XKcwytYc8z+5yutlinGPTO/0GaW2ubrGzSyXTMYBDV41GhgLhfw7F9cQrZgKQ6t6JZN38qJmfX0W0jg5wFZ++7NUuMdmbYe0eCfnrsG6rvXg2bsoz1h7Hga/ggbjzWXtvzjx1XN28PjC7ETSwN++Q+8tcnPt7sRxU6lu/FALbQFT7prkRzPLbS0HmxrhTjUlXoR9y3zdCx2bOgH79IpMyzmVubCMo6aMgfrUAnIFC5lWdpT84AO1hupazdQzbvmfFmMafAsTdg9qEqGfqFTmuUBBm8T/NoV7Dozvyj7Yi48XeZc+Ux852FqMYsIkB111FS0kT0qEASKirCrKSvWDaQXF8TgXgCbAoAE8A5HH0jo5MvE9vfJdNcUbdedm4hT33iBqewS0k26ji4vs86so1pb4Y7n0SHRCyOHalbMouHPcd7gFjJMXMUbCqekKML93TSmnm14pB62j43wGLP2ooqpPRqNoc1wYafRKNXbRROHRLz14K782gKFdySlp6C2/jXJBgqOJX0e8vkZS/KNw+HjqPTJv8SoZgZGQN9R1xlBdcMePEMRCeYjFOs0zZj30opj5Qq2zo/PCqU36ri4nqG2vrotLLhv/eaFwRxBhLW2EHUeSMEwZ+jEGCaDqVG0xau7RVv/MZ/vgUJwM4JvG1KSgcRXAiugSaNX/CvfKOhNM6qRqF/eH7gvWIwVk7Bb6FD7/UVhq35MQsHp/5YYG26/U6RdlRF17+ml1D1QLBL3q7mg98evF4dJ49yaXO57c/fy+yEF+QsHPrF/gjixqqroNQFifd1A8A8jftqAaoCes8Bp/NxT1OXiOqMZV65/lnhy8MBg0jh4aqe6yVmAAIyY8lwPotFVYSNPeRIKCoDdGsfj8VRjdx3KiueiCFjbHSE88edfO1V/JJFfK40+2WDnPAI//liZtMNNTruUzSosl/JevEJk/UpDEWy/Pa1U+h+r+DjxUVlurkMSLePvRiAJ6fPzo+wWNYPVED6QCBUAfHB458q6XeCqcC/uz2/I7SOaY9Wu2hQWqMh0w89pU/KOAVwOv0BRn8m38AwFvmSaxYVvI4T6YSRpL3w0pW0sxPPlGv36qvB8R0Xmd/OfUv5acZoXx+0CKtMJiQGiqm2EQtYR0yx/PRWLsFlldJVZ39YYxI/P0Lurw4OOQijccj5iWX0E5PpfqqzbLsios/55xbYhTcwCtRw/NtsKbn/dUVQ8R+fddiHiqkdUBe/8fzgSIxQ/pam1j43ITwJX62Cf30sXzaG9mgqmJWgyBLMT1/Se/MqpddPQjZc//oQPNKq7KMIawDjmgEoxIf3STO9OE1184FnzzGRB6rd/UVrwFLTQ0sWVqqvpgHticpo5Vv13fZa1FX+OViYeHCI3mpw6LcgSMRka2ZV5qukA0emu6KITw0u/qvoJCPW9IllDObZwoJweOWwT9THaNglaIq66wSXW0U53trqZTVmBQ8sgK91yupIUJ6GX+xbwpS0hhBBR4PKhuXThJGtuZv3oRW2NTKwH1j0gf64unl2jkulrIVvgBrQ5DcEjDCQ5nvmfu0lzZDZSXUE/TQmTI728sfEBsWbKa9+B5kkDGc3m5f1//EzTR084/NwcQ2Vh9fYAkjd+a+JAf0CIpRvZCpp3xtWK15sP5sNGRulmCulSrepLyji33G9wqflaMfvzx4kvE+bTriNiOe4RAIG2NRYqR3DTAriVaOrrtVpW2OeymFvFC84sQeqBSB0GLZTZvtCXVUtJ6ratJQpGWBidvTPfoszAt4Y9SPN54RAufovN8ZHQmKGNtht/3IHDktDcMNeC0kaYP35r7y7cWkRIkV3XZrD1p7oT7/XZGiRjPCfTckqgyWUA2/YA3LHBoYYlx47Funcq927nHNWWl6maoSbTIVebuul9Zr/x+7gl7ylpWYAIvsgWTX00as6wmTkTEqzy1k6MfSNR0p7bwYO3jngCWrOB3B+wU3Wi201pu4qqIEiUqj1sruVBhKif5wk9I3RHYHFD0IfF84yg4DhBMoZ0vHzKBfg/ULPIY9lKvQWQFfkspRYAhYalcpLIg+opgu6J6VURW4CPOvbGVoWMiuhIN0dTt+XytdNl0l9oHerilYOuCcqPHX7i36XsPT2Xqes13aEpnB9PiVSFaTZh/rAQNSmy5xcddkClAQ9l1W/rI0jKOEAVF+KpwNwuO9gccyeoVMmjHkF6y7FXrEgrA2DNtGVypRViZzvw7Mq7b4q4r/Cyz1H3ZEocrosFJV8sMzEXopsaYqBr8Xv4HydC0/qW3KoVa/SqqNqtxdK51tDaossZmbmzZV6hfx+xcNOCUiRpvlA8/iBlVpVXc19EPZ0QGVYePVlmUfdr5fhHtF/PJ7kv/AhiIvGKxMva5J9Qc2nbiEw1mXK7V2qLYHYCpJWQnlfcDUSW+TRvuXSIrb+H/sJEQ9Cn3vd92I/GjVXfcqpYnWUofjhfNwFFY+A4RybqGxd5eFT8JfyIlOP14lPABKy0Ni31AXESvw6fartUq78lsqCaYL1oo/X+raAWvBDHh975HpQN7RAiOatd455MQh5YB9ByNEfg6U/BrB1SKGpM5xRukMaLaRGe6lOk2kLyThsGGNitmJb7LIEKGgM5mXvKC1/TP/wmbcYK/Q+NxrBKCUVPC9THnTN/5AkWykimwIxpDockT3pxDvT/hUjVVkJkQo0k/WFwnfuaDkIrn4rzviH23gQqrpIiK0eRUFT6jl+4KAUfoML5ExqlR3jslCBS2O4P4jNOpRZyZiSC5RHNewAMoKeXdBP/olLfxbZg613jOrh9DR2beZftQvSMRglT8psnMnixNDmHU3eoeS+uxCyOHEQQ/YYBSHeJ7nn7slkjR6O5OoK8zCJSl22yNumQBstwBJPdmnUhAtAMq3jhZDGiudG90e3f7pk5to+OV6wXbZD8KOjvGuMZ9AQtzotY3oTMVLWrQHa1p+Rh4LigRLv7vgvSMlmRPFDqz8NMqY3YahKtoLI8ovzuwFE7VPAsXyauyD2kCcLCdsRCAjR/loj5uimrdOihzE4KN9B8o+IkfRfboR3kYyTKRubMynFTxTY6LhdsuH3XunsJaXK7XQ4kbLf7v4mem6MqC9BBSpf4NxjX+AQ6KLZFj0CpApwG6jj8tEAD+6H1Mr/IfsK3A+iMbxIwubr2zAYtqkoBAJxZg8xsQjTKXmBVYvsBtMWGlH+IEII+lLBXwxVTPCmiUrdOp6c8vd54xs7Rnh2EneF+XCPwAFE949gf4UwjdRXAoyRRhHHFI5FwPh5EK1oU++dPocRprd0caQujLuaQmcErS/pxWQmfoS9mpHa+UN2aAwahVJFTtukG1KP+EvHBvp7zzQOnxlD63t+JQyLbYqsHgYDrL2lL6rWWrxpIOXLh5b0K0jBoDn4kdd7+/e+8TzL9+6EdEjalKBNt/5Bs4/TytEMJ2ZoKY1mopkngLvZkDCFR2VQgoWw67iFR/J0LpH/gIvHhB0n4e5wwHnvGYWyaPEA5W32U5MMTBc7MMMS3r/PGShuFmWmmJyPcNY/rB61HoMp8z+cdv4Soqc9RP3zv5/pop08iLKD8WeKMPaU2ehKOorRZqMoo+06XhZ2Nnzfn+mRG54Oh1J09RNNF8OCl02c1O5V23T7JEsfnmZFzH0+qFQOK0o9cDoWipgY53O5aU4fGbRVn0pv4ont8T9hKjRGvLvLAT/5uBdUE7mM36whcJjzlVQoVGMlmOZDbAILT5egxk7lF6xDaT5m4qBRLF/LaqBBZ8+Appm7Cl3gNvLhHkVqB6G9JzyQ4HEnpA9hlNmNzvTAHFO0y/sq76He3M2MMUsRYhxJK8zdX7ZF6qWp2pd8PnNnmtK/hOobrmlM+pXGJ8m49jVTw2EcLJdvIHzKQF0j2ijH9Yu1VwdMVud/6ZlqowkbPpFme2KBe31Hl2vK9a5zoIsJW41F24/y0VM7gj+/jJE42uX9g138gWHofO9JPHHaXk/YgN6V6v3ZeODoyZbdcFM1eH0h1cvoIbqjC6OOhlMjxZJ1//jYkX83j4hN0YZrqL5+9Bh/2DGS8JoCXeVi9U+4gnhPfzvoz8tJoQUckEt3ZtIjS5pw+coQ9p4AuOmCkOXSgVfqTEUihQpEFJtJa3IC+85r1FBOHnE/iayyIpNzyILSa8aJ73RX39OyMNLT0XPIyVYvql9ZgC4oNV+gtEu9N7N474LQz0o8eIDYTNNc1VUbBbzQW/bM2UGyKXmUSL7ez/dpcpcmkvfcttz+8/cWKMTsdMroQUgFa5ZuY5KRhu+i2q4Z0TV2jZG1bO/18dkLM/Ez/B3gIbBCBRZK4y2L1zCXMmynnZwSdPJfn0lt4Awbge7WJYB45XIMoG4FjCNrT7izo9Z2wSGWrO3WhiVaU+QGHzqLU02ltFlHQxHvyc+a3QnP8jrIF8lFugWFEIke0SaQFhzikLH/gYUte46gepnX1duynhYSRSQlDad5a0k3mE8KjCVTAWfqDFJouHxwxiGBmddTXS8w3uAiP3Reqqbv0W+Bdvi/QjVcTT076+5skL2Vhi5tbrlnm2XFNmw88hvwo7lGUSWiW1OBg+79ZfHB0XhsdobVf1kwNuB3VwxobKTZLWKV4F1rMGUDPt2pK/zHJ+sXAXsMXu5MIh3d/paaYxbAOYNgOMWpH1FNde+avJg5ZWmoy146WVRUsy7NugJ0dGhOnCL/8/REo3vPgl0J9PnXpxJSy0+RbTodypVcNPfigWSBqlePO1ux7OO0IDoq0lC4/5Hc6jsQ1ckYgEtAQ3d/UJy1EHAtFnBXfw0we7C1oUBaQ63dXbtZRWoZeBSTH6JVhSnodFD3r3gnYHjhcZqbk2oBSXVZXAjMpKvQaNlvy54q+Fx8sr7MDiaJ/RNDwV47mxmuSeQMtJzZ9WbhPbcVKv4k6hAa54mLbaeajqE1976jSQc9u0G7qoZM9GDHL1ul7f110fRvMPfyK7ffs33klalzI4RqXm4XtCEtkTgYG4caIuzWxdLJGovczOas1BAQRYygVBU43DAQPxvSQPnSMMLXfzTSh9LmcanpGtyyX19ypy2rqRr7Z4Q0Yq17LTMWfqCQ4+qdljO7bw6uGq45EZEIzIE05m1Kce9sQv5zmoXqgoKmxDzRySJeCvFjjm0fIVmNXoE+TZJCTH0IZbugf5OEF90Ew7cwlP47rxGRe4U1nSxjejAvkqd2ZoK14WzgSxQIU8A48xUL4F4sihms79iH3Jt/Dx970NUvw7m5+AGEUSmBVf4QtxSxRtC4AiE60pvW8fnLVq2tsIzREZZA67uaATNLnmtgYIEKHun3SKYGHG5VnsloBw7siBMtCrfcj5DWZCv928OFtspDJLFhoHWd3MVUUB3J+LZX4Nh+3zhzKNyUL29BDFmjjK9thZj7lH3Iptf1xL7YYBpDek5G6oyCXmEQ4Fr5y8kzWvhuwiYBsU+5momD/oJTyQJ831OGJRSxVQ0MQRZkvMg9lj+9amlapK9/18G5lGDgRbjgh0BTadZTgCJFBP6qJdvOhlk+yf5Sp7hKfcKkki0nd66RJS1VUifOtg12EzR1n6SqjRjsJ22b2ucCYTqzkh1r7IucQbOXPXPM4DivUCWZYhEsRZPKmHMJRYPrUxbP/jkrDz5wE99nau3XW8EFl+xuVLEZN2AnmQJuCapeKQ5wZFwr2P0C3JyP9hcxOvsy/jepVzFZQ8WG0KJ5/hYUyMHp7bNEXu7QttnBh8NYds7tXeybknbDf1unWDoqko9Ca7YWM6F0x/+eFlitdgfAza3HPmb2MBZmCuEEjydFzjqlV4rqgvjLyp3Fm1nsmPi8pGSMbv0a9BXxfXAfZGf6jIoFjY2O2IkBDyrIoxdIuLeUPpLRRtyDFlGn/nafzcCpX3S6ywS8r4avjTiicZ15Ukhc2y2UWY5MCJNatMITCtKnq34wgFo6XbPp8DiYwLGsQTFtkwGjLr161QNXliP4EajYD2vRa5x9gZV4BiuDyg1zStfL8wMIicxWwA5lDBW1rzfi0dyrkUIaId6of0O1ib1P9G0kHEkGPt0uL25rm+5wfoU3imCttg/KfLhuG7ZLGJZ9vesQud9kxnMBTySBej3oRQIHPkROE+owhX3TS9pk/ey5GYN5ETyKXZhHlWke1oi8aZw5D0yvWBx9Xu1mmool7U7GsJeLFbQJRpBuPqq8/rohP0PG0l7h/ObfHdlNTYUSYAKf3y7lrwKer40uLfsSoP7RRUjxIt9uJEZB7X/rxnt4w2BA5GTE/vNMTpTEGdO8jwEMPCZ9g00+WauGY9GlDUICWII+EGkR4fKUhIKRDDZN8v3O9OF8HrifXFnM8I3vdEJy+C7c3xfOdgcQxsis6uD7A78lYPdXFlt9yuzDUIE/rtK/BEX0PBzcTSBX5k6hSLhaqUW7g2LTjpwcKhVJt40tCmc65t1cLA+Uc7mOMVSPoivsnGIUvCImJJ456PQBG2M3Zl01m6RPk5MiFNfcjJuiJbmC+dESftdfXrJxMTPlRFy5VJB8HYFkMbI5jVjxVoBTGE5ZpTTXayXNtyh8atdFxPOlv/dcNOqUmM0YI8EudTGjhP6Y8NBO4WEox4rtUmGX6OALPtxfpXkyhjxgbjZl5DQB71PRayvyfYCop+xxBmZ4dJfUs9+FGnM2ItCE/13nJ2MjWYXXpv7sXet4/tQn2SFU04jSFmGeBz8moqAt3r9omdNOYZGCuBqtFZtIc+yg9Bij/CxiKMiP33zu90sM0KJ/5ZOJ1oZKPVQaMCJarD6L7ViE+tCAp7KvzaEON09GYmBV1BVjOzEiHRdQMmvdg7rV9iQ6wPYkXVz/BaVF01hNh6My6QTObd21FVqSi0yeUWlazHB4m0at7/+dD7qtoMSUE5lt1sDnEOFqgutQIowtQadaOsg4LOGvcY2RL3zIsywDNg7Y0Kw7M8iiuF4JhZa9ShjQnpnXtVFk1cUnOAuUSLdWU2lsbxQPzzoHDLuq3LHb495WcLcoeRSdW2sLO7wjJMbRU4/1WGkhlZypKVVSyqzceLckYwTjf4cZdWuZmKl/7xnLrNzAQyWgl+rFBt7mKVMHRxrBCseCxCv3Wr7yzxri7Ck2NAgNZJkH8ZhbjeeZVknj+NhKw60fygV9YmzcZ2qT7vpqb3EL/mRdqqkukp9oW4yHE4HQag5KRLBDNRookpZAl0Vg8bTFaIroXqJe3B1vX1zv8J3Ce+e1S7BT0wLqA5GJV7w2i9p+VqhH5n2H0ycH8PRZO86HWlzEEV2KD4MY1kLgSM2P2sC2EriN/pPs2i9oCEGOVVq6gd8bkVRWPhuO8hqihzcCb4V/GJCHxdcghM35wRntVsrpaGSELl3r2uhHF5Xcp+KkPsisHCgulOGfkiq58elQnifBga3rW0BKTPWfwTpv/95S62GosEmMPqvC9qpLdy+Ihi2qhfRsWrwbwsWg4/vOflL+vR3QfBLFc2EvieUxsSKr6lWeKZ1RC+067RcITKI3H6umCzJ1bsaq8CHLX/uPHbs+1BdHG52nX3L3GJKp4CZwx6/NEJdTh1vt0KazoCQhJQDyv5n66faGM9opSYsFzqI5sqn6Tn8pHz1+gRw84P0Ltq/xKL5VQr2mXIg0jpCA1G+uPCDocyeotc/xNRysdNGGGdFDMcbq4NlA6RE6BIYS+CCynSc9cPWAPkqUc6ONW9pndligH9TCXjPEm6fg0gGWKZXmO80PvctctYOjajR5FeZU7/VME/o7Lhg3hPLp03KB0cT8JUgqhA4o1oBM4K31anXJKW2+esrAm25ulSLl/ZlkzJbGFYm6ID15kbqxjsLRlzVVqG48EMSvFH9OqN7Z2uhNHowLlBAQbXsy0tvxxxB+HEF7vcMAkZwbKASFU5+LXga7iIFU1UVsaeef9GpHILpxFnkay6lN5Z7PxdK7Vl1q5D4F2eJSSTMiMUg2SJh1NWd0UHlm7yLJz6b/f1LtlUJNMMwNdCpOrShr/gvQGh0QqmZXGWqT8aqEab5YKzf3vfx3Pb3oKiBaMZ1ZW/lifdzkB5PHtJM6OMIbVZFjPhX+MeEV70MOagpqt0VjBkT6FtB4bRs6ekluXKnedD3cMR/iO6PzM6kMFu+h+ufTN1oTBs9N5gQfrJ0m2cZeDsGE2elcJzS/g44AnHnUWUn79j0hZJLuTAugckJ2e8XLdBa/BXe5VX5h4uVN2+aFqw2YrlFkiYOmS2+t+oAdx82yG58NvBXrO+GxsTNYXXeEeYVHkc5uljzSrcI/ZQjyZq7n3zWh+xdAyo2M6mX2lp64bI60QjNpqgTdFZ+VrKdvRe1ZjdJMQ7mKuKLQUEKyMm26AiKSaKWT8woNJShHzZ8Q1kT3/HicQaO+FDhzoy+3S8vNTywIGNRMg3DfJrpLj0ufI5UWJA+60bauohw8SVl2bM5GXefPR+7lXwZNzP0c2K+Rt1Byr3W+Ze4yKbffKuRE7qQvYjMVhb7KXO3vTvsSWudxW4k8amctk18/5EhJNnp1PiFx3/FfNJuSTsYPqDBVnkAyhZuqkCUvSjAwypV2b6Nndmbhx6RLLom5Fu8RMPxSoqn++KF2JXy11KukT0c6Fw1AR8dfRvXjlkFoNxOJoLt4PB/hA7DMHtqhf/cDS7to9H1/7iFQ2ySl05Sb+Ivo4bnZ4wjgXMc7c7Pf0DS3Sr3lwPiZUVq2Hifpz8x9r8/lMQCP8ytRMJXZ84DAIbeXrxgTX9/4kroUcaJWySmqDDXeRnFKBfcvWx4wb4qLPsjibaOBp5ZsMMixwtsM+Nz+GpPf25vV1yoMRWc+5oxjmid9+tYvHwZ9vV5T7bA0SxSTGGxpvA5E+ns7os9o5kzgDTKzP7Yzwugqy93q5NWlFiiQRJ+QfpPYTFCauyevDPTfvEBJRbxgjkWgzraxZX6EbNvXKUYOaOFgANYa4VM8c6VyuRectiNDLyrGnvtpxHKjg+JrM3Lu/5mUSm2/m3hFx0xh0j2grC8racf3vjpJ7A2r1SXLBi9QfNIv5NnuZmw0UUQvwKqodqRD/LmZdC1/dY44TnJrbHLDe6eMyzBJ5438KeBNAgfw5wFsE9j3eapBGg0MQHCkI1Q9cE3oJ4UjLnly/dQDygV0czjvFRs/uVq7G5qFyspA4t+BPK+JuPlQwOx7qXhRQhogDyTDbrXmB4cFK0/L4WPrapnv/Jd3dKHokz1S3Tq0MvHpIaVycxugXclrmCVwJ60pcotcx/nPge5wd87r2Zsot2AP7hOVC6EvBdvgmXK/4hBdLjPX/H8Zryk94uYePL75Q9XG/xC879CvRZzE8mGcS2N+F/CsNTekKaRxM/RUoUF2ZGVdAC0BDkVeAY05l7ZVAAfDTvz18AIWi9sogKNoGluWrVRA7oSedO+9Gjg6QnqSCLg3fKuWna/XFVNSOx7fE9rFYZcA5f3Uoj3zYz43ATwKdr9egRVt8zZNC5cPA08PF2li7d3kq64zCJSI/LjafRnMw0XAQUV7uxth2wIIhClaLr1dIYSZemTsop07SUPf6bqFB+SomhBmaMO/WQ8A2S9UVhx2a5sb5hBWV/Si5PgjPfitee2TNap/PGqjtmcWkAbz75WS2GbPo0Ga7/JMvpEO0E3r4wZ+8FOgs/HOi43FPyH41bVMqOZYzT+PrllfLT7kNfmaDNhsuRvEoVOJp7RzWWntf53tU7cn/mrUkNuQJkoVYtghRQmfzVu/flEtwjm7tmxQ3Ku/ZVZHBo9rWcUdrSTl+GCTnNKI+3C0rD97tfz0l8z2VsCyccHqA9dnUaJ6NW1AB8KLQeqYQt4OG+SYHmuD0gfFwtsKT8z3dHeN/66JFuDwqSYdExiRL7o+ePrUnCnweiUSqJJPVg14d9vO5jY3zSkeQpeMCrJFavR+RE8FmmN8tAHKxRoKAkaMW9C+zqnvOOF/mb63YCKUR4AD8011YqUC7m7sCGMQllZOwphF1dl5XmCApxLhtWuDZflM2lGKG9tCQ5FlNhlve33Z/DEtz/qbqEuQ7MulUyl16mlXXv64ufJn0ci+6Xt9d9VrfECg6HHYIOxkMs3F0ZjWKQxq0Z9n21MNxYWrI+8OHKDa/hQvIwCBynZ0mSXzXBSsTe8bo2BUyNt2MZQM0LoXKHpK5rm4Hf+Vtv99U/m/yof9aun9UomFByHzABszU00ZAffDZxUMxS+ZxJifSgwuuUAsxCf+1GtfxVsab3xjxidbuWkXcp8p1ZOrUaOpTBZYGfh+6tXBvSs2IJ7Enu6o6/eoz9muRViOOp2S4YpbKDVsJvv+OjgA7b0WjW0LuwDu1TQYyp15Ys6h2u5B0jqzfpsQ/dYoC0Gmngq6IaailBe9jhkQnCDRWKvTdS8t2PINR8qF75cKGpFleizyyikY1ZI/gKXMc88nARqdc+tja6dh+pzPdVYdVhTYP5Ojuto58C38QTSewMGiEiflZ/cXThvC5LCB95p6kMzVLNH3o7TwsVZYtGKOTIwxPm8bWUFDugWEfh/hjPJQxeH4cXQsEF8UWm0xJUiZC4dRQeIDCzvu11arVlfnYNZMjWJEg/TqWmwJlU+6z5IpCekwwHsAW+WKrnhTMLmubeKUfibMVQKegqqGDUDWheisiJz3fGEnnAtkIcvVHkt1muhUR3/J04N1bd3boWTnh9VQIXyl/+S5U3cURX+JOpxFOyiNYcJ6SgZKysEqg1DpLhkt3SCA7heBUXSDVTwSO3oJJydC5dIArF7lJ9vTUXtU0bmJbQ/EqnbtRbOHphIopF7izWLdVebc+Le/xQfGz/lo0X8v3NiJbFZ2CVuyFIYk2ksP6o6zEL7/Zv8NJ6MZdaA451jPc0NTwOqsVenVwNpKx/lQ7tCRHEu/CVwGvQl2xR3MwXCHNfD/Ncd9kLF19u5QITiLKtXwmZ9lRStqhXYGKiSHi8iUQ2rrqnzpxoYgqtRfk3lP477WRLVj0SVkMrZ1tBO+dT/Si7B7TXbz3uJPnY9ywmY6gJTKrTF6EBDJhgW8IS8+Mi3yeBBeZAR7rqGptFe5K/b3EbPO2Q9LwGotmi2SZpuG1G9jQQI35je/lp55Nwa/zbDRpWqkUFhXJ6pzlpOF22I6pF4XAX7SBZoaodHkU3DkniNEpyowtBAVB3akq7HrcG65t/bQzNsYzV50XWAoJ6EESYVSG4qMXRmsNc3FFRYj+Y4Mq+cbUzKAHIpvRDqyia/RJR6InEcen3e5XaOlbXPAxmqvZKJHbtLBnB3blxyRmWhSiqo+a3SgeOvVvq6zIn9gcZ1RQ7RH+BbjuY0DYxyw6TtGd7+dWXd/wfmt0viQ1HXMttthM4QUnB4RDl6SYfJRcLbSVpOZrRr5qmT+J0URAKu3DaOaBxcTcph0EKi8N4jm2PausyeFFiSWEROF19uEjPpOYPhzi/iQWeq6digRsZ5UatSzNopTC26QXqle7fsIRs7xYMAwKX4Vr9vK2V3eR+cBzG0TnSiJaCP3fDh4qedB8QQo0K4igS+fxZooWUTqDYHl0e+MBcqdjoLEaoI2dVLrVIm26+v4Xn+WQyxcTnO8F8KuZbnRsTNxMbglsIEaHTC9rjjAI0K5Nzm97Iq1iyiDAe35kXT5syed9H7VXOxKiYNK3GLOZ5DzlRBTA8Sp4fM12JuUGMeEA0FCmHcoc/pGc+v8GE8oFg6N0zg9EpVH+Z8+Mwa7EhWw+8o8X8oQucsOkhO8WUqcGAbXeFkDIO+DmbVJQUYtb90nam0O/UbTxylfRtdwunMHK/nx7LmwQuu4CwPfInVMY0VDDoeaZcJX7vuaTqbDkVEUTKeKLc9w1dwxIvW1/AWE1wtMmZneNPiGKIEftoImdloe1lN6B3/TNj09sXKHVrcvnD20R67xJcOxxFW9Lpn2qoMMMtyQcULMTQoQBV++l4VPMGawQQUQRdBxtOPtZuY+jSStvawFdISDh958UvxbbRTiLR8RjrxqFmerTgn1VPrTs/34A8cYsq9eouSjARRvXeMdBEpL+kQG0x+C+IUZc8G8yDNhok4lszoKFVC4+uizyHLIR9HyQ9UTktOqsa/l4ak8Gf8W3HQQoLEabJd6mXs9onQInHmQMtpVphI/5SJWF+EjYSTNNFkLaJAJjR8SIU95aGUzF0dpURBTXcmK0NP5bMWCTJws8W39VLUSlGHOKKgBd5hdLGDgM32ClYloksf+yRCvdneBT1BpZyFoC6YkiWVPzMSt6GCbSp7TmL3V2Yyu2igGNEt4yml10Hj3bkmweu9s8hPw8xgyGD9FoIPslJXxNshv8l9eebBR6Bdb/JbY1cwBtkAFiWQCvMZcuE6rSY5+lcxHbDydj93QzV+/37gH/KL4ea4Gudk4xY2D8i0jDCjn2MaQsWs4kEDD9qlNGEkBbbc6rWT721vOAtHtAKlDgfX79G89jBUXS6ccr6d3rfNhpT068p04Grkqg5Vj8Akm5/CboUJiDAg43JBcZhty2CQZ82MIy7O16bAyCz+hGbNbLhea8SxY52bqCahcC2Bw2O08YOP2Odeuh+eNWX6Fxm7EnLP2vX4Ni5zh8v3q5ZC6Bo/zkWvHBOkl/sU3ve/5GAdI+1z5zD9vm29Do8FYa9GNjAPBVcEj4N0GCH0laHL3736yeQuOnyXubKwJvpOeYIA0SSxeEncv9EpiIF5C3/n0nsvj/sr8XXHqRiS5SrY8JUYNj95zlefYd1fOg3dPP8Iju+bDh9rx5l/L1Wdu1GHkw18OOuqxCJTHB82yj+0tYq9aacKsPn5Eg9QGsDRLQBcykYPvCdcvPTb/3SB238sYWNkSFiiP0ovTrhbtxRVx0tC1vVqxK1Fjfp/VajHAG2QtbT6D1cWwkdSTX0QeG9LTWEjh6nkNN+YbvQxKwDS5w+pi1ye4NWuGvp/+OP9PEk+kBTyZgxEDOXT6CXCbY4OkGXDfwi93LwOvyetxhkZ9aaSYPGs6+tFjvBiSbXtjDb/L5xZaCIT6F7vBhyJq4vkwxljQZ+EEtAAUA+nkAF6ZY1PmGXI+5bt8z9QAFvnnx/7VwTDEZ0z3HvP3frFbS3NrqDw9X+s6yy6O/VQrlqPtwcZHXfhsyjKLPIL6FexRCtUCMvF4ssu+G+XuRGFrnzJDoarpaNOKXjo4M3uxFjSj4q6DNLFRW1rR1dC5FJtlbRr6uubvq6HJuurfW9gtg51XUhtew8vEN6bjGuJ6+0JAgNr8lGlgYgn8SkA55pXPR7nav981fuUmu/f3cm9CfI9CfxZOQvu67fm9SwE0rKREXaSfh5GlpuWrXk5tZUZ7t7l0vVBuTusMzt8t5KqByxWiPvPA4aLSAavwJ/q95KpRFBQV0GVBGLW9DJEDe9/xXMRnU6lwSoS8KFhefmyeZyNvenp+hXrPuQePXF8qWhGhmg5xUO38fYhpnYeObyF1WI4PkP+D4WpW/HoU6XV+bdSwX4yyPzg9a5RUgCvKhLnGOXZ8QEq2CO063rfQ0tTx4SpaVjZoVPMXTH+I+967wA0Z/bqDbAPfnaTIc/82BDNd+LrWSY9BCQh/mevANm27E6jw6cwDYZmbJp5913B2g7BFHyPzraUXK76CsG5vr31buQKgMek9IuJ2UhzjwRiWGi0WIgvYj84H00Sfyo5A5Vg/z7TjGoPLQb+ChA2MxCT0zXWKN2KAV5GR1c4BBJmsM7/irV0qJ9sMMUfOKW/d54V+sJ+Z456COLAzASVivoh6p7bSwKTgA4n0cJLRHwhUDCma2+CTCr3XYRPZsRwEXgqMEAAgTBK2PKn8T0w6Lk4v3vDHAYJfiYhpKrFT43eW1fojJliU0XCoekQ7xw4LrBfHN/2ZGjYdoK7dU3hYFruQU8Ew2qMaD8rRDSNYuEpuuKLodGPAJ1+KZrghlJnxgob3rc2jVI1t4msWcyvhtjC117AP2O2jxWUU++RhHR3w+JiUzA/mbd9GvO3uiKtOLmMVZx3O6kiyhxGSBR543pJESu8eabAOyJuAM3CBqnicD/9kNjeTxb4OUDyt09J8cimS2jKQPT0LIAeqynhzTcSmizF+kWmKL4Cb5ubaamF4QwcxpdKoISk05XjFXQxqOO6dsijjb4r/QBMbeTbFYFfWWgkUXUUTwVSBIv2QUMAksDDGUBCxmpZQwyXVPYtCiztSICP5dp43BXArXRjXnmAGxrkn9WCmnLuSvRuvz+bvf9nMb6h+rLufZ3bKN0Ph58j7dACC+pMirF+qP9CJzN02Q6GofFsD3qOHEh4+tR0zjlMjai1gHj7nsWJBpZsKE3jMI4jfuYkWw8NoYb83Z+LxM/y01Scq059gaoK/Uj/EjNaWJhtrAAkUVsQJF4jUoisZb5spofC3OzWr4fiVWbL1xlkI07yc96BM/Wt0xEwQ7HHxiiiL1cP+jmUsX3E++Krc7EBDNZzIxzNeF6KjWePNCt1bvAJGxk16vrG0nhW5mN8fAhWpFjoViSD3KIgWawzC0B6uKMbJB4gX3sUHj3uoTYZ7hIIYxkDmY41wsQzOg6xYJx8AFtG1SlzWu668pNxcYBwKiB7rC8XfsNiR9la8TCh1bG9nl3AdzHGe6FN3q8acUBFvu370jBqdpyWRufAxbhtcctofLtwepcgKVIDIxUhGDG78aUDyy1UyE0PfHlmqgiXo3ZYv1hSYAB7oKB+wLv5iO6DODZNVemXD9Yt+SsDW60RsXTRiWkw6v1/KSkmyV6ubUrLyMoLo3fqa83gLrYiDnvaSngWMm9fgom3S1oAxogrgidmaO8ZEWB20u3iDH5cNQ98gQm1xHzX8EwjUrThlXJ1eUxIQSoU0N6LZt3mCzXJzcr7a6PSL4ep6lfB9Wkmu9vU12j0hgnkweTsiuOG4BT+c4+0yxGjfVtpn3S0xaLyGEhDoe3LMCmjT5GxrL4v9nQZomGQ+EIva5yvWeOooIEC5JHJzX366LnVX1WN0gZ+IUslYrIxfrRYM4UTYkrdmUXU9tjcot/fvCucier3yYIpqWePw5x3zvKOOlXnSSaQr9wSns69Lq5NycTTQb1EBGQ2TOswliOvtPYxdfB00gr9wVwAZVfYZt2Zmg8jw1fpt+cbabYjX/nwLgiPBqrNljmijGP+kS4dZyznC93HykNiqvC8aho5qQkHpveceWCZ2AwrqcsEEQiAEG5rO1EW67uoE9jfOGA1G2Pgv4J2v/mGt4WTiuw80eUsYGqDmeQm6Fd36PzXoN11SymUXY9vl28H2/H8cd8Oahiotnpz4x49QtCm/Yl0NRJMYfg253Som0uAZDsiiRK+i3zdDcZohRfvBjwQvFdRDp7zDeScvfyR98fUEfNzajMvGb+vcX+5kVDZCeXjhb8PDWFpggerKf10TJOjOHeE/hUqL4roM+WOCjFxttBThepM6ZmwQl+NY3lu341+9/4Oz57N2jpLnHEOaY9JZJpeE2PWp9Ov7bnIpLThMJWWwBdATJ1jhS99y36ywSCIB8+aqigqTE8N5UGnIQtceRRvEqsAsbvAqZ1Z/qFQ/YoVNGLfQ6n7wflVgN9m9fFaa5ap3r0XwkIlmBjq/ktUkq0C9UhhfDInBqjtueBFPhskd+OezmtReuPOtvZRRGt650t8qoG4sxX3H1AXmNMxuUf6v4j+63Jddc9TGAHfcba9oKmowMYimFJwtYge3rk6/FiAMOIqB16ywbZkYQKjnoRXqrfOYpo2CVYsqTQS8kT0MUswrR26dYQZiAWVDUmSE1gVDIJMej9qv36Roc4qsoZpE4cZmFW6uMhJH8/7s3czfPSRgRmJHlAeYoUYrPxrzbd2NdkHQaz8uwdaqIXI/4k07wU/qr+gMeU7tzBqWIkBh3dX86E3PrFP1/gTojoCyQ5RO4UblzRpifZoL2bn2kP+EyaoV8juDVXcmtEOy44kHxMBkViQHokkBFwGTOIoEEpyQWxH3gAX1Kqu9/TPYxyR4Mlusa8KxLLPtU9PXvuoyk/5i2fqm+AcRryQvzzSugWypIwnAXjuXXLLGmWwTlIIge8nnmht9VVVS8XDLyi1oUyj79ECOlrzLFrM33OpyigfqcxqGIOBsnY6o+7z02Vqx2deKpou3ta1fn9UZdFZy6rhYvQy1H3xqx5LPf5/cX/jmmgfSuVDNMndyFbEP5rQXVFNBKU5ZziqupRL061iBTGhZZV5NAUxrX6i6dTU/5DpVjh7zjT5TEUCLOaZWsKqHbbPSpfj2XN9LsbqlC094WSH6U+VpP8z/vrdrTSahGwr41pVFkVfdCgJD+6MQIitDrF9KCET/w0tkjLoxxcEFNsLa29oaqjxN/8hyk55yTLZQ7pfQXz+UWq9mgOO85MJCwOXkpiS9CALTr5n29pnarHPdnAmFBU2IqWAtQRFSaUQsjPKUu5YA4Rbzt4ibQAKgodFSBfoCeqAztGYFwR4rNISlCTcxqLT2d38iCJm06iVOpxb22zUUahLE3928y5Qzd7ZrXkWfted9OAuImq2i7uk/1lA23ho7A2E0FTk6io1FXYRD+z3M7udiHAgNmHqkQ4k4FnSur7rq0JYIHmKrODUoMvarlZ++Ya4r/lmWG3MiFK9A19H8mZSC8aHvtp4Q5sjf340V82ZCN3CaRuJOBsWYoY5csBAcjRF24TIhcjWlrH5eFgVAGdJqaVkRVKpZJCwKmqiL1aISTW1AN1PbWomvqti2APpt3b9ZwfkSdwVUTIM3Dyw21tNxiCP6K4A9UbJpCilVyTNf8ckKp7Wgql3uK1hYXSC6RrG0uyZlFYE/OJanTW2LIvtfz4sKVjIPnSq41PzEpOCl/Mrr29ISPXvGaGFHivF2ifIoL6dnUqkHwJTSifmyx/qZGh3YGWLVkMPUsST8yNBFq9303nnNF02+Xaei3fd1UwNASC9kNl0BEExvEsbXmmui9mf/HcpZK2SpHsvshLjg18NFP5+vbUIfgF0wLOjokcm3wBCSgwc91cxgfvJ7+TwZP5cR/gDCMd2ampCWtrnuG9aYSVGgQqx9uKXyKd7tB30Re57BFQBHX3vmPkg+obR/QyGzqmxWFBXcL2b45uUwxd8AXmJ6Csmg+adjcGqLoZwJOFex4+hOEC45u/PmV+M3dVg5DVklYqI8o+YlpVS6DDJnDmw4elonGW8A6ASSVLvKn+5gR23O99vYrADqsGMJkkHd3OjtXplvvCgKthPP1TVFQ2Wz14UzQPQ4o0aBO+fWkwJf39RcUynjha/ZneFKErjovcBvS8Vr1qQTr6z36qtXW+5uzHjkPW2AzDeva61YAoU467HvD09jAzKVgnHzMvTz/pOmRjG7AhbZ63WlgakNdURq/1rpHhwroq/7zYiWeieh81NJnXBpiLqE6CAqGLUBXwOzmQWRwaxNkx3Py+ljwGwuyDxkwRur+cyAsLMkTkZdHMR8qC9oUKjoO5nTatOuM8VUtJjakHGrpzBkQUh0dyg8EAXgFrjv9rriat3MvYSVgrYvbMdhXY0DyU/ORHW6PLunF5RqTZFJsBGUL3i0sQMsup9Y9ct3DeCaRmxh5cFGY1tZQEggmFxT8w9tZAWoAbLb/U1UnyjEC1WfKgUV/FcSGbMWPIjHRNx9ZhiwR1NNUO+eLndAAFBBIVCNtKHRcKWGb0VtOQqBhpwDpl9q4LmHeH1QF3p5wZoqUUCnjGQ0ocPRn5PXmaZVJQ6+E7qGSNnALqyqwF4Y/RExNiVzw4YMX0crV1bu+LpwTVvsz5EUCQtBRp3f/A0zsUecPi3gLhQzxH13ANSAxrzQXNZ0kxJKUeueI7pnxIuVdhjtcDU6nYnN3US90YAeJBRv+kn3fUyX511Sq9/Ezv85+QWIzR29F2XGNxu8kE5OZZzWSxxoh0jaDe0CnNRep9yr+idLhucSqALdD+g1cwLWgEiQVqTKUX7IowmfcN3sFUFABpcyMh9UsSf/tRyE8KllvffYcLv68MvF0Bs22XyXHTWls+y9FHIj7ou95e6yn1dXOsylvAEdCCuyJYDR2KQc0zS0aaBYk9wL5UmA1L1Fb+5WQWa1j55ot6zKXiCVaEGPkAy8FnP29gYFnQ26xaWE28bAyBQcOqApt17rT46Q9TvIKSTvEWjYQCqZSGuDSuOBy8lvZri5/8D1bSVM5WqtBddg5JFr1xmTN5HoBIjN89k2gQrwExJyK7kIMK8zHiyDenJQe/icdB7sUiBwY9tXeEzIRZhL8JoJbPORZHcqiQlx+wtx3E5MdSR4QoJb51qnSk7JROO0OTHfhCqa2cGCPTdsC3XJjRD6NWLdetGAeW8USZi16Od195k0fGZlN8VEfEHvKLyqTdJEZj6q8j61VAk+YRuTF1eBjNgNyWGyz0miR8nwiV2p1pxsJWLAF3LmiPCt3WwDD/igU9KAjLe+hrID5IOWCDFM57yetT3lmies5gW6behKER7QLs9kEYrQGWlwQonBQoQ/Mw93QvY5abvpf3IEeEZIlWjlq7bd+el1NiGR9QiZ32gAI/lW0/4H9D01iQdiTFxCRwOd7tcuovT8OQmDa5U/UdkMKItCF2JWeNzWhasuF2tmMssznKjWRGZbU7TIrrNxE+TuBoXWNyZBeeuPiPFrrGRWKPdDuI362jYT3igEB5KWnERSmDc7JDZ18/QfI5Ln47zyxjs70YPr3MPEN83Ps7T7Z0sItlxoBktS3set8ydkKcwOWGGpDQ69YVz0wXaEJ/m8usrLEl2Q1PRes9o54jChqhakPcEMasjTJxY1/Ehdy0UdGmmuLdMsnCz52Di4ofZq+QBW7tBRmxmWBR1Onyk3t8fD1otU5lZH+/pFZ6upf87op4qH7qd1ifzLuKuJC+hVb6uuENQz2bHZumwyanjL9QscCBBZ1r3nKaem5agitVXAfj0IguHD73MMFjq2shS48RuQcxMxGII4wSGJ8KWkowGXajP+nJJsjEBqxQKTJKyxQpbc0glkhK7mKQ9lYO3HWgbMHTNaeL6LFwENKtIbPuUZ4wd4v6rPnvLFuxldXD3858LyzMT3POi4MFLWKwdhAXFkLS4iyStl6DGwLzNp4VniYmsHozczfItf5IE0UvYbAekK3jiJlFV7YDKfRLQD9nh2HYufKRxDoE2ydn6KqnKkW3vygWbnUEuneIPRAVwe2xq9a41xNUx/heo41dZBIr8a0n8mSSwD0aiD5ELi5olxkCOva0GZ5LAwQFsxxYy2uuJYNYTGXaMDerjHuMFNps06yo8Likz3LxFtVFti871FZN2ze4YiFvss81SQ9TKQO3KwikegvZ/5VsBqGSba9w1pNWoyUrc86xEmXS4VwDafcgpphyXbDRR5/LiK2ijoWHZfBPB5IojkG+j2BLwubVrlFT4WZbSqb4ejsapCHTtHfFmYzxV3DcFPS3uBcwTIosjxyGljU5Ui+bIeYuVgeRgjh+kZPfj9p5Zwt5qYix4/ldF1qDfx27Y3PXYzjLnfmpZuVw9OdL7pbRqlgRX9+CAPtV3aamwNp+gCXHleZtQ5oPxOQqNy/h+55Ec8TMOVE27AS9fKjwhBLQ3EhBvfCVYRc2csOX5VkIYz7xk2PPQH8w7QZg1t0JjpnpqHx8i5GAtOehEJ3ZKEaflnYuxb38Bp1qMDpMCcTe4rE+BwKQuO9f+QR69kVD2HtmPhcExZCZ3gTkH0XFOoIFp7IwXS+Caec8PeH7DuZxcoZwfMAAwAmLMin3Eixe5dV2xv0fW02WNQEIb7ceFhZsGdL8BcaCSfv7YEXkuXEHd0TqhatoOBPHLWS9sQreG1dGnZ4asWKTMPAP6+hkEcwPrOz+OWCUHxNlb8A4suZsmoJjOJ0t++ty4DeBFqwS5/uAjKXPhuypp1J5lyE0NJQbnCT6wDgFBErvM7n7WtZY+e35r5lWnvKGO7rmaI+u+DoCd7YGTLybSwfQxUl/ysbAWHoqWe3f26W6KeeDNWqdYfrFVV2DzFHsIdDSKxrB0zL0IVaZs1Q9HuH1xKivaAGV1mBwgjelmPyjPBuj1k2UrX9cFhlew6e4JmW/SeOq2oRVCIfmESMShfnWOLNclnQM9fdKDpLIT1AZebsdpeEGG28f/TwJqrj3rf3ddT6BP7GeMFfU2VbsaCBghKUNYOEmV3M6Xu1qtYg1vr3hBqWPjRPQXWFywpcKXpHiygrT4njo4Me1Iws7X2BOGKUfSY31mocIzNXPkFbIKzs3MMFp56XQFcsOs2pJpukJgJTo28RP1vIO/xKJ4RgI0txPyal9LQew8QhWfkB5K8toMOKSxJo+h34e+lbUjjnsbWEq7YLw4de1ENUBfRtxDgZemi6tyXQsBXFJkVJHtzUDMqvidO7eik/glUgHOIl2ADmDfENhi4icuRStXBG7LfgdxSssVW44ED9EnLDKCq+sRgc9BK6mDoFHaXNbxlIPQ51FPmbJ360k0Ak+qhCCBFtuWIQ8rpwgb6BrxuHG1qmENqrImQ6I1cgOUrhhxK2uyJUWM/GtjfhIm0HENeaywaW8yDA53HTUeVP8v/DJEW48f+aYPy4Z4Tm5Hj5n2+BLDTgXic6fhmSLBB1Br+w8ILW+Fg24LcwEUDDYjaWJ9G+ZsdOZx3N5umaFa/8mWXYIHnwanE08+UwQUXcY4X7DV4h1HE8ftn3LxTudeZx8J608c6Eu2bB/KR7VbcTOUV3unf4p8JrS4pAIOHLkYPgYXTRrsvzq846W2RSyH1siR70m/7Hckyh9GCcI9FW+/gcrN39PWzGaLDSZmy4WHDmPXBCc+Pg5YZn4g36DBbMXtM443gAVGOTjHpDS2Jk/94738clOj7UVmjqAKvijOFZ0szsrnZTUeGZOIQ+0tZl0FHVE4K8Hji9VRCagbTS/sI53GfjBkjpq2q3NaIagBiVFwNpHyRN9EJuqWqC4dg/lNRbg2lGF03due89DYKQciGqlz9dQlzL3hHeSoWefI+z6ILkWaYZbk2pvldIYFoGCoctjL8+X38TE1hiTkRU87tyRKOJW0mLbVskbGExiezZtzfrMovT+HKnDOG8k20dYNRHYpnL38Q4Os2rIjr7gYMSxWDgYamWW3sMmULIRJQYusuE5D9ANfTD67ydakdY6acssronNZMKJevA+2T3b6qhvMRhome5moc60Cs2LnEY05hL+jJduZgASAsE+zNsItikQDCZYn0B8jSjwBi7OaNbteJ7vOKyBlZyxZjSN9jrox5Sl+3izzps+CZH2ep6UDHEVKkXNdHO07sQ0ECH+l9aFOrfpDaM67rDxZby09SwafberJMv9Ezq5lXYGMPKflM9XYhT2UHIa4t3mYz8PbCDLF0C6/HzRsMtsCNFgGQfprw8HLWa1whXoHOx+HhEzt4ZKywknv0LaMkyF2fp8WxjGCFsaAoh2XcH3rOSG+4DqBvoYbHAywtR9oJ/mjeVxYDx+JSxTEzSdCvcwBiCscVuzGjItclCmdyrihgtXQyjiW8PHUE6VRavHaNu00mHTnV5cbeWVB7IkYSjzmF6ReVRyChZ7U+LzoX9aZAw2Qt0dKK/21XljRwAmHAQs+FxmWoVifYsVC6eOzhg09mL3ZChnHhsQjHvfT3ML6PGR+YZAKzsiHvCrUBUd40UIpU0L0OiNMe/hZqL8uORTHWc+6ltORKsV4JwHCyLScW9Jz28fPtKYhpfsBPmmv3O/qu+p8gdzXrw7EC2m/1umCXaO3xJ8oOSyBmUm6T0overPiheiF4+nQiYtTPxw5iGN6OZYVbA13YfbRaZgaqrcPhLZSBPXYRpn9Z4oSP4s3/Lv/+pUJGTiQxklESPBt4LFMLIOrQ3FSVrl3dsAIAzuKlMW1wQVM36jG2rfvO/ClDDdxXjlOZbcFHrZcsVjFA4MnG5ua8xN0KgAGUDiC00EIZP9h1gehSgC/AUjHAsc39L2iIehQiNIADn4xU/V8WCphgTADH4udovkL4G4RMvilvX3OwszhO1NKb6wIPJ5PpzdfjHBa+6pJB5b/5cmMNxCyhpSONQ0Z1MYVh90t5vKUjCOdIRltOMahV3XttjZonGalGQ2deeZzfop5PNNZFHPyKEoRtrxf3Y1l4eCkKR+43cOP+tQ5RVpZgCsBAnvuK+au8P65VlAs6/oD50R5ocQr8YZ+FnsQiW1ITXbDjJkw7EZwdHwE/ZcnC6PnQ7qBqLHhn5YqclN2pjB6Ev7RrPlds8uPWeogy/Gi5ge93QgKaXkGQt7QsVHAPA0tbrCdWSuSGtbpVvrqY4egTpzvJ6Uk1MHEOJfaWmuzWAXNos1dhxNhRPo+srBVsGA7Xeartb758oejCt21cTXD7JndV4AmHFE3aYa73gQtleuoyY1tiKVwnFNHLJdeI7e739KwA5BTW7sR26s/WY1UeKdpA65A8evAyO0r0rf4SFfk+nF8jJ3Obab+PbjbE2d431sthznh7GTwBk0LyJBLhwlpWSUP1MAPfQQc+S/1wOxOsiXI4s68qruSDjD+cYiMkUMDBFONUPN380Cotnn1lMJZdSIMmhZ202l6/cgcOns3l8+sezT9ebKlNdoicu8oak/MX1SXMUeO+QbmsapnSKugka1vWqyYRYWE2SlT2YfnHMCx4mYKyDa7gABzbXFZjouzWsnItUcFpsFSdXs71mArN7xegRdDY7dsXbGTfFlhV5XcV5AYDwmw2o1GGb2Muj9/nciEHEfkBHHjRqYmh3R5gIA0735B8717XnBcS8SRnx7fBsZc0VOQFpjZcJiXjaSi35WlySgGtxpf5CzWOm3XcHUWPos+TE0l6hEaV/9T/TG1TTfvOQ3m5MqdjKPHAPRgAHqRuP8d54GcqfZgO5b/Ms2VRzuZeQ7Szr/h0ujZ/aSb8Wm1arOIE2HCnzMiYpAy68zI4sVNxhdTmaw+rtntC3MrxaGMgc4Zh0rXTd/6bEvu2uZTAyOwl/VcbOxj5+EZ2k6o2cEOgeHG7hN7uBncpRO5f72NyRRPfSSC/PVG+QzJVUHzrRy5x8vFx1MQxDstsu8N4dle4MiWK4LmKM/uVzyFmHBfOgL1Lk4t3iDDHMshKvW1LNkTu7VQGKaInIBvrvy3gx8cIpvuOeJG/fcOI6nLdEZPdhNd73IKu2wMA/wuMtFSeQhK0e5qjUG04K4Yqz+dYzl8AFbAaWGkYf0biqkuYsFntAZeedwTSq0hlVzpPaZNg6wDtpgJTmKdUCYok8cppIOHVi3Hl+aqOcUIO87rAAXDwEyWMwimPQ7spXEFvZmJBpyZzEt1qLWuuFJCaU6aiT/lcL6lnWEUaSY2vtvBQdekyl5i7ewYGeWU6aefkIi1EeuFt6EC8xzY7Va8Wm69BhSZ67bZT0jPm7xBN+bx1NQtlOX8JpluqorrhvW+RkR4y7Y6O5gaKK574/DfVEDZx+266KserTcKTo05fKLZ4/XCi3dmh9Ib9HYwAo6M+34l+XKrQczotOkpGGQf97ooUAIAwANxmmHxseW95OgoogX51aqxRsAJn9rVBhINW6jG80eFxiDSjQo2sez0stPsHVwxCP0mXQzYx67f+XR9MStc9uG/FzjODFlJ5Hl9TltKQCxhdoyLGQZOBEQvAEIKj2YDHITcuVWeakRJNN0XWOas5jEdNBslEHlyRRmn0qYfVDp1yiGk95gPIi3FfLlBNkDf/s5VBWht6WTO2wvQiKmX2vRYLPYeJCc7gV9vEld0YS8VnsCfVc4BsPkrEExuTlKECClvn5w4skqvvO/fsTchRJs26lj0aBN/71/uGVX5/AIkK8zRyNYMfcapnxQyccVaQc2gyKEJBUlglXzDe0vqB7diHrOEV1FZFLk6d7TigNihFYUwFoUF/kgHHLuy4vzeE+dbAZ8I5SJL7v2iFsL3GuTdPHo4GFhzvJ6rnCFuMbGk9ug+9QUPbstQroslK7GOC+k8Klw1br0RDAOwJ2OXvCP4EeV9IBEgWyIXpWdRBYG46Htp+e+jxb1o0aXgd02e6jOVCNdIUJIX+KCB5CvElqqHn5igdN6pI+CBhuWm4WtGZ8+9K+N7zLJTeLI0muN4piDvvE2wwiMemj8+ljYVGaPX7IbHh7mIpRqdyyG1lPypkNsCdIJ9aTx8JE2qENHDstgAeKlXFTPCJnHTfVqx4UQng74jehzGy5jaxAeKYldNV1Bf9S8dF0RdknF03YzovBBY7AN2xhbc8jpkvN8T7OXQZqbV/Nfmi1lNUhEsxqBiLuDtZXZctZ8cJ6ANVUUGWE+4piYBZ6bEzZrMgowa4w+8LAQXdWHV7uY2XFkQdXA9XZI0FCLkwpoH5IvTD4ohCym+P6KVKCdKbvVqdqBxB3KoGJRPjWKnW855nfeS1y6CGUBI+yK33ZdjeRhqGfIIPFqU05SZb7FOiAR6XmhX1/BBXpiAqDe1Ls8/2/8qdzJLWMG6fCr2i9oMyeK7BJOy/ULjNrUBTzYS5l0YPCHtdoiEdSYkWfjVQqwYxFf2VhVQWDn7ceO3Fj0b3qRRW3DzInk3MeY6RmW3KWY/N5zhz1XZEU7fDpWPTRaNBcK1f40V0ztJZUg775O+xZxW8ls3oAIFnA14PNTCa9aT/j6QyTPmy2YpG3Wv6TKcs4Fuun4fcS/AmoPflX8DZWeqy06XeT7O8/EjHlgDedqxIPYi4IqcbsA5XxoHXUnAo7SrDKurXRFN4zRlWqY2UHlZY2uLqxW4ARtKeFYANpkvrESNjx5iG6F2iGgbfJku4x7/GWNWFciVgnvFFZSlFUzLQ21rhsZVTh/++oeZHDV26m2TcQDcMGRijjCk5B6CtveRpRTd/jncu2a7qn+XNCdZ+dX9HblHaBmqRywG/g/FkdKG/qWW+G+f0XjbEn9jwiydNpLAhMszvJ8ThEovIJ3pzyTiuV3bbyHNQTdCDfpod+63DRDscdLpgFMLgDFMqAxBp0PfRK0dSV577+3uFxSlhHiRoKYyEJOoSpHv/VJXhcG/IFzu4MiON4nFLTJT81iAINdrX3u3JUVJKXZWKHgesOgRi0V1VmqNEQPzbDVUZjaQAWIyViDHlcmZ29raUk4KfjIDywITElWzZ4fkSBGYY8SKdiWfwHpVTPP3Up0Z6U2WxQBvr+EbZhLdl/+DyQD7PPBYso0kXnLZiytwsm/VkUDFUrWTICjC60GVKUvzY2mzeQbaDVWH8vy388FTa1osqJX1FYFlPmd+5rZarf1Q7lBDxQV7iCARH/upTItNo3LqIgPpaVx8Jdn4plT/1dfPBgerEwHO0t0TaQo2K3pFebkjHmhBkoaynXDeX1VXmOc3LCFumq0yJ5AmokqVJavwi35UOJIcdZGkX4H0O37aAS1YZz2nisz2oK8iPhCBWb17HbFsciB+Xk4S+Bf57tR8iM+77H8CzsRMBCWXnQIbXRR6tNm/eHbEHLrmSyjSqsJwTLu+9ei50VYHl367DUNFOTiPlNw0iYaFUxNieuAKHd2QrtC2uYAxedU2BcxCXqL+0WLBRs8s7ygFfR++0g0mifPwR8zfoCYA9WEKt50lVL9NZZfOsyqsvazht1VijXlAt6bPE58cWXpBvZAylRpII8gdJ+qSW9waSSm2cXedv/vETvS3CProYoA7ftdvELsYUbYxrgkVu50TCwagdKN9qm88lh1L6gNzYAwMzWlp/l2drYiAypcMg+G6Crcg4iLRCr68VMSL8FvWLlSj3A6r6VMgjI2iHjB348edDLTk9dkWMZ7TEpYR2YVsHIwjourvt57p/lUObL8Y1s9OLgRTyrlDSQ9gbHBGiA5Ma27PR1H2eUK3zj3zSOsiyFF4v8oWNpO2o2cKRlwfTe0s7SWe0xU7SSUIv4eSzGllqq82SOjS+kuAPNnBnnXblzWgGBlqwzjqqNV+crx8BmY/jJTvF0Ohfo3MjsQcM7hzvNWs5JSPpzFg47A2+1XPphFPyIihfkLe9O88hq7OXyRYJ/spnjZiHD4PzLhxSWLshb00G18c+NVADvHMkcz7JS638Quyx3KgjB8GSJwl+N2M5rJAKr6LB/8Rk7xyC0RArwMe9ZIvvYPaDKN8uKuCLE3uTd/HMaWpfyjpM/OhtBu/QR3nE62p+eeWxkJkC8Wcj3v/q7XtAQXcSLSXawUZ595NGguYRmfphFp5T3H+Ux21mgt0ZrVKeXz3Lx/mpeXLsuzr85gV/tuqnRHmWDkKpaoDVMp1i+y8Hka+hFs+0CflzIYsaQi2unSfRE/axZJb7lOHt9gUZb0cOICYjDW1EFwft8Gcs9ZMwEy4PttYdinke/Y3WKEFIHzAUjhgeSkIhxY9GYZM+rRDFq4sGNhAB6saQfaQON6+C1PNUBjUggbHJScGdHYOzcUW9k7P6AOIuA8BlBjImXovIWA1gHAPs4joTthBPGKLzTFSpYCA9dL9HhbgxLaY67uknSyxlx03LcN9uCQz9NPe6i14As6FSCJlZZw9DoADgPzg0gizwtM4jGY9QG0De4SBw7zAwjFX1okcdhAKe5TCFjUbwxlLCgtsytESNy5xDBuTBqK0+Tg1rx7ViJdf/AFMsvgBNKRE7cw/PNpvMNuwKQJrTqevNdVv0yf1tWCs/f72v358RdIitDZkw2FCrhZVKSUH6rLebtdZtbWrojcxyQ85SinoZwuEJXipwNiujaTzMDpcsrC4SBXqcOYiNEXFtgAA5G0I/V7l121SOPr5E310ZPrDYmvoH8vLCYo/xzb/6yu5KDccB++NR3ITw6WAO7NTeTIAm3cqNEqwvLyHMSTWQ+hxCp3qoMk0O7Pv3Fj/F31jtPpXwwiC0BXhz6v1cTzW3Hmvv+XI3JCqpjL6ylITXjXjZCe8RRPaakjGmh4NUaa64cJNsvacdP5nBEbWvw9SZrF6dzJ6TzaPddEKC5q81JEC/qAoGajbWv8TVl8JEX8HdejVci+VCjjlM5tVjpHosrW+eT9rSe9pPavYTmbQ0Ujt9Tu9J+Z3aGd1LDx+dGYRUliuFRY2y5PzVE7MYmjR0LFyidynr2MHIlcwzmKPwEIAE2ll08AJqKbbz3+1ZeAaxAUcNLtl+wmdNIpAIlETuZneCYUZMfgoNeCuOvWFr8szcRwziuA3Fk9/ZNOLXbp79KLlf/I73D8YJcNX3nhRmM9m44Pbydhrt5c2sg9atFDl57cKG+FTM0rLJIb5QJ74ueU8bm8iDcbp91Puqy6lTg0WKDTJfOPvod0NmMoplgj9jUWTb2OjYwb02GoEmrQxZBxbHnseh6oihFlkP38/sI7gEFarrI2sX8Ryg2ibAbpWzcCgLVGgdNgbZcBjqtQf2ejxFRQOPSqo9h+txu7MTb6pRBJEh9g4POB8mYDISl/O5QlxgQ/HvICQePuHj9GoJJRtTWRy5cKYNTE1Xpw5onhg/JcdrvrOL0HDoxFSZuimHHeAdId86D9vHY2umAd9aGeUGFPocjx9APayd7/PlALK7N0LFiJ9L/TFCErw2EPzB/aoVCCu4Q0YZ5tgkkN4Wsr1IhZQ5bDPksv0dargWo4aJvLBv/u2I3SW+bGrcp/fUeCavT5F7c5qo2lgZId5lSjCYzOwJqFS/xGDeSBmFbLdYGGqsc2C8jQq8q52Ch+gXUMoF0OCy9Yg8Zj5zqQ7wGtsRp5toLDXPOWklgczDcK6SJpz0vzmHGb10r9v0ZdKSAZb2bFGrmC8yHkYBmSFoEg40njqA9Pz5pl0oHwfqC5SrxYSnHtvkUpaLsCnBK14i9WeagnQOKH/N6fE4RtF3AMl7vyMbt7/MuDA4LjQzfHk3Vg5YP4WuXRY6S63vPK8XuKQDI6AzvCUoA7bGIWLUkEJqWEBljU7wd0MuqE+qH6A6vymuXRXFAD/qpKM5+HlmrZ2yabSiPLHNmXGAGB6UPUpHcjlZHPyfE+2tXwGbUG22s3gS2umhga+U8Ozs0D4oR3Pw8jCC10I5iWKldJV7HFCDVDwP3Q2ysUkCJp2PYfZwPnC+ZfNjGSwWKPhUYCJwjVzvMffMkShXmryL1KsEJUBCFTYHtF+JOsnTXDQNLnsRue63U2lDZxhyindAmF+V6sFYx6Mr3/Yw49rjcWH+YJNQI4jUx/TCoN2VilJGeYBo9nWRT7TBeTE6Rl5KfgfkQqhifaQwUDsajcBKdOnoz8KPJ9xM4XJ75Kicy0JnQQdi0prV3EXzSK+F3x3pasZET78jUsK8FjKthqFJPBxMEQTL7cF5jb70L4jskRtvtWe7Y2jgOBLpheUD3hwNEf+mHbyjlpsjXGO5QUyxH/8i/NETdbp/IM28tDixk8rcl6mjwgSl1Sx29M9jgretRPyGv3dqkTd0PFRT0WEs29/b2JwidGsBgLBULTtiAUjcrPKx0UaD/SEXr3QmTnPhFzuUaViSZ1l1xNrapKUXYI/gn7on2X/cx3vKAIpoXXKJ27AF+9J1REuS9JfkRxOQanlIoAL71K3jd2lJbhl6ggk27M8J+Ynm3NYu8VVfAHRyUwG/doXOVS/iZWtD7P32vdVza/mEAXwTqIEoVviN11517Ooy5ram9F0r+q6LQgM/M6U4yCUGoJdjmO5iWl/tTZFxwspUC+RUdXnk9BaFwOOhuB70hNZfdT54sUppCjuUI59DWJhY4Gy7GBGSY+rgTzfSAbnxFPxx9XZYHkeXndbSR9EODezdOY6tDwfsWZ3WGn6Qiet59h3IqeeG89LdMfOERrvUvnlhnB0sWXBz/eU2MICeCwEngENPOe2dZy5EDHsgZ9SiCkscV3tjK7oI+U40Enql5Syza0Xya4rCqk07B1HPB7VetEwntlVAdMk0yjcgqZjmWITeXIiMtgE4lHuIg+P3GnsAxFZWHQfuXJ00NMDwRLKWFjlC0WH7MeaJfek7L8WMgJrt6sPlIqvz5Cx12nPNlHa0qFj46Yf9/Z5eDFr0MsTsK37HdJJlyXn2G11JlZvEdmr49OZt3OiesxO09PnK/vEj0acw4ULYqqnVmu5OPkIcXHbBIkGYHEWMJI15WXmN/hgGcXcG1q/lf5D7vGGjEfr0NyOB1LgSUyPz9/PPBbuKjKssnQeXPYVoYzfMRnpm9blediwvQjUQryuOUiTWqVgYTZVPn7AgLqgzAIJF5YcJwZxmRy05v6wR4mgpjVFCf+CMMttqnW7IVaR+ulH6E0m7eEsW4Cbf+jdA6EiFasv9PJIDsq9p6DUVG2WGeZ9DfCByj7A7F6BTUaxDW25LmpVqwLX/Yra6YrMlM/xZCVMQ+HaDZFpLCANnI/7JxkMmm3zwZZHY+FT/qwq1+NgNT28N2VuMXPGJy+aw5KVhvwURJZTqjy0JKlcTNdZvrak/vUJsiDObmE3pdeXwBmucpDRdeazxdjg5CXUF9QWo/TfL1tzABC/YD6YXcQXQg+9ZNwgd2op/90E+uxcWjtPzgMRfDzainGJYbzfakbDYoLPZSgyVgjZzMV5hy7hZjlJtg/J4qCAl8lTt13DWAY00H80RQV2PnsTm88N4Y0vCW2FbR95P5f+roi5ijHEFuDeeg3d2nw8X/EK4pjONMqzI7LcVKbvR6bzfIiyKU9PA8hwot5AOPGUj+atnkKHC+niz9q1quSe495RxxHAqq7ta6RVxHrcyOLPmEWIqhr/NuOaJVBTh1ZqjaAXCMLGk7/kklC8o21Vo/b/oltWW4NsmrgftW9YQ4yO9PK09UE12oEYqxsASplz0HCk5omAxAWMc/Ybj3/w92auPd+FRCOflhPH84jmo4stkA37QWqlVE+tEM9Q3Uia0mJ+gWVKZEaaK2o2Ts2VasHsbu7OqhfmcgCPvvZEUimyuE7SFAIrPSP5yjKfzha0sC6fkRxaEBskZUi+zmaN/YT6P9Lqc4rLGNmntYt1E+STvtQnB+wgx/XSppufQpD5xP4WRQfljTu1UotQvR4xv4eJgS6wPTIyGL6dAZVEPrINj1EcUNfX+sw7k1SiAyWtwAv38l3+gWUNZvoRfHbJTIZmPS1aaapO/5Dfb0hs4+wjanNZyTHgW+jbDjDW+EOPppjpH8G3heHUBuT9lT5z8IVIWS+7H05H78J0crl1VpNPdhumXQFOUOK4PJ2yX9YgizTs1ZzrSkjtXo9Ym+3RTQtL/IVPn/yLTLmUDyruQOLR3HXjloRMdel5ZWf5YkmD/fGQpolz/Jh7u4CocAis6i2m/nSu4ohvHWWNOjQqsJGBSFK4WeaaDqjKUuOpbtj/0uh6lnj2FzXNNNNic+uEwyTHmxlzK6bEYWfb2fZ1N5boqNZwcqjDcO3QANNSwHFo4neP8toaf/bLE6dwqCq9PlEyF+gEogLyMP7p8XSlrVNga6rTOIW42pFZ0RLCkAZSs1A72r6xJ8NVoa229VSyYIhwBw32h4epsuMDWpIAXdgfbu+ojVyG8J5zEHHPAu7W5i2Pvw6E9QAc+WzdCXoi1WOkbgxIKEpB/6gYogXynl7zlSxJ6cf4RdNkmlqAfaL0iEJT5VvydqxthOgdN4iXe+oG98qxHV8GM1QIYh5vJtwr68CUpos+S1+pSjrx/r8lWTel1tu3rGDN1G5r0Kcu2H6+CZTSGM1Vvm76kvnnGvMymfVTLVq32EKtS3dtQcXpmOujf9+FuqnjpTny+BeLiSNswTclYsQl/yrc6vlXit6bS3haAItQvLaC/IEgTJKapShcTJ3FXrBUB2+e4KhA4CJEeAlMQDSnEOZ7tj/ngWWrC/FfbYeJ37t/6AYtufAiNT1YCRdD6pM+OAwMZfMbtRWzDkv9bAjWUmn8Dskaix6CBME8rHEOPbOReHz4f32MmDpjMcl6tPHZDgS2ytqkQtGFwyY3wcucT8RpKb//dpaEJVWEtQaLUB6vFX8egEX1L0fBrOmVNC3oB3InZuMnyE5NPUEJ+vVF97sOqZqt/ZGi1eYNpZRzOC6JblLwohEAntpUNzVRBkkjwITorawd4pL6TI1v1TSDv5q7B8NW2CqRhoPLY2jzqj6Z8OTnawSd+ARQSpkuTlOQfxPZHshvvgIwZ4JTSCNEkI1z0BTcySv0/n8K2CxwvvpO/9jzj4mwSs67jpsOp9fY8jzSYiAQvWbcSyKempjsrxMBS6qs91Mja2RRR2ZAuBoyp30ht9ouJwcbyLIkSgiXhB4VoZDznKAvMXHqTTsZs9VQBgVQHHfITuXYOhAoMr9uqGqn38gUM2xPwC1RU69Cc8YDfwbveiXA05F22U72Xl5fZYorZp8QaEjjyQn0PFG6VO113PoBal0x0AimolfWrGEk0GcqrgXpE8uECrof9fLxgHVSGZAuVIHPwxydbsSXIOZKkQowRy/SJjfX5BQcwbuSOPrKQk2bB6ooMN+GP1rkANrZjOUcFYjmDIoo1Ptq5aH5MZK7fqZobA/stY2oB44FW8HfxJiAQUZ2Rumo81iknds6QQ31FVnIiW6CMlL3mjcOof5NgaeWFNlS6JroXH2HtvLYnTSSK3QnHQ2Ukn3CEIOpKYYaKhNskIAYwT4RXFgoE5KeWbiUwtZRERMI+wdtGIlgcMFP8+2aWqnmyZM3m3os2LPda74Aj/5NcSKLXHezjhJP3TNkwPIuhxPlmMfljraLXEoX7ilwbLvf00i45nYqMhuSVpmrIr0lROCLT6Otmh2eBww5fjBhsGBktkmRkuajvtIK26UzQNoiWnvYy+0hYFKpjjGa2ECNu8xqGtJmyXW62eBLnWP1V677M8mrVPu5Ae5CHELx3ordaFWbqlSLZfXARb2CUeagzF5EORY3OeY9M1QP13fsMmLpE6rl6dejSQZ542rKEDEtbFL7OPpFW1rtHvgUf4+9h34pcJShEv5FzY5jmMVkVgdYJ0XeVm/v8fbWkMJRA1bEooupd9JpmVJjANyjYGC7D6fDTGw/cZufOQLQrTnx/SZrAHkAW0+5pxsxHdzkMmIKLf6ap8rlsuPTUCpXF0Nne/mtNeGHaTCygTl6SBrbyQYzNfh05tLdm4jm4r1dfT2M7R5GYTfWyofnnEicbezQ3m0vX64MugjiZOfTw8VyrW3xp0ppskd1/CqddokqtOvQtGzCgC1fhfM2cxyO27LmKtDoibpIanIrjTtJSGO6KsbWRMrdWEkUxVKO22bGWiLOVFfGyyjrceph7Ib6UyUNeY/ESamGltp/t8VaThkNy7CD67gGrrw+NrugEaJKTrsSdhPM2KOOvhib35GHNmyXZs7gaFXdvoq05lBCVJhgD4iIpBo+scba94TdxXcs17uKx6aD0tA514BY/o8jNqfcsp/N/vgYKpxY/hmOb5ubH4GW8F0HqT1C9s/+0fbw6WtdNrDNy1XyK3hsn3VLHmj+tCSn4l79c9OLU7E5EgTtH11uTbzXheHd94cutkfg+nzWakCyaRAW85xU9nraoxzUMSNUwp5tKmFUFlfQA+UGbUTERGat1SppECR7IqjUN1scxVjgUW37Vsh3G/A28wF13TcGvklJedUAaoIASlrRZdg3134xsn/GNwNCS307/kAWFZTV+zKpNZ2ngwd4SFhOXEXp7X+juxjmaSI3GeNhCr7FdiHTsl1JUEp1G77i/Ca6mnOP4xGb8AXO/FMEcG9pnyKDvs6YrnvCRT/76lboJVSX3Q64KjGwnJDbLxqniL1CayQAkcHBU3D88cQ5PDxmh363+vkLjVeyOvM4HQP7ao/2aD19YEiJI0Ufq+MgOoI9E/ufdEVGReVjEgJmI/PXFkmm2NvwtVfOYsAubERMilDP9HadADg0Js/nlyBjtqJgJw/htEQenKH0/UWIBha/QBIkjLk+HTfUTlCTRdm0rtHMLfVzvppvgl1qTW0juS+6qcDNoFeBOVTYKQFXJxghGhUs/5dVXiNCCSW48aok4Xb7F6VjpwMxCau5L+nJvOogPchfKRAfcBzaKQKtxG66sVodQ7qF1SnLt1N/HqSwnc7iPZa1rKPLH60jywQtYxjKCabTJCZpORXD8k+NyCZmcv1yN55R1uUJxPx0NiijHLizIm16hd+ZaAvOFI2s7oHbMsei1rWPOXi7KYd7dwGPMBqo/PpXKfH49+Hw8DlX16mRmJtXSMCa68XEVQ3JFe4URs70ORIgodIz1cmHeRYpRBgM5LGBfCWLvhHLp1jkpS/5/UZHSA91pBxSU5xKpSMvwQO342DbVQVnn5I7YzA34GpCWhrUZ9+kPqIs4LDfE2aS050GPumFQ6sVGZ+bbCyCLRJGM4H3tjl/cVpjiPKciF7Rm1mB1d2ETO+rNYoHDkkDhYXxNO0iJ0+HAOFfUw4Xs6wxIQ2gu3+2H+ZqJImyRU/IwHiX6szp6PRt7d1zC15SE+O25JgeSlU6aRN407EEBVrakT86Md26YHSwxOoUW/HnIsqd3f5J0+3bc48vetjPzN3zAj1FCi+7BjXJCmQ/0NTZI7Rpm8F96ki+LuuPSqdZb0nM2TQvrhwnhgB1GRp153Qqy3UbiEJ85ggZ5WWli4eNwE6sAO4b/fIjTHB6j7+coQWFijFfjXU9/zRf+RqcYvEzGj7s0LXKtFiWhizoBxy5I4WnRE3pZO6p9mmJxW778KORWF5qgot6T8lYkdf2a0htd3CRu1Cm/yikgdDKcecXH+lWKpKnpht+CZiIQDCEHtMB1fUGhtDDxL8JHpyjmxe6H1Q0ivLtizekK6fPVJLtvg06hDhbSayUXciO2r3z1WgT1T+CDbeEeBAdXZHeH/JswOxiCiHXisO4xOSBYPxFH10T9SW+KQ1V/oIt1EOMBsm9+CUoqeQyy6lmIYfMFUxgt6SCjAAR16+oSyEk6BstWu7/6h6lnYWqM7dx+/r9oIU42dlXYiPfCOli5U+v7QadEUCtZ7m6uwsoN5WGrYnXGu25yprmQXHP57FGMqZfIjXR3ckCnRxAXeow7HxXmbFXMyCIUzTbHgM9lE71v9Zy6I6zDuPHssS3W3qrohXgakakNZGsi7jl66ApalpkUplp6sv1PTce3ClFmlWzNkIx4nCtvgwCT01OlaQ5hhBtiNasbPKf5lnqm3UBrGCyBe5HNJr4cTjI9N22wyvKwt3TwgoWXpTYxNE4tTkZucwUCbFsGZKJbIqjgn6jTsb3jjEmaUVgcBFxR7PlGIHKPRkjL3rT37zpK9tCFLmIaNeIuBmTGEowqtAmGIbwfiTuwYULxsot4kmTKrrBnuUYrA1+SMpoAvgLdLFrRUzk6GJH93XwUAwExHhgy6IL6VoM6dmAcMs0EE27Buw2Kn1Sxpmy/EpuQSxA4FjHtczS54sR9zZ6HO8KUoRo56EOL8CkHA5shTt2YEUd5dVrnv0OiAhNrvM+gZplq6OB9/oRWL6/HvJAsm/Gga7439OPncE6uzaroBngFyZXpHWDnccXXRBFQMfa4OmpFWWs801L9MsBsAvgxrRwUYCscAsoKPRBRGPQhCgtQdXqqM/DYuk6LTIcjtqaNEBS6Cjc6/3VY2VsPpAHTRQhPIUMDyM34cOmWOEcJ8qlLhBzyDvx57eVEcJy4m90aU2pLH0H4EckbDC7XtKepCI0ikLXtEEItGjVxv9XcbTLSA1jLYOFZ7bR5ZgUdcCJTvP0dwj6sLRFVwtYEbrjJxK0rpvsX/5Xt6bwoL7TZvcnp+xFcHmEgXVFcITxHRmRmg74CV3dE+7jU7BCMMwQS5aRhpgQNmSykz1HzFKF+Y7oCFpeulc9ECE3jCPWeFWL+kJ0IAusI0RGr3hLXM3LbGf/j/ep3ht83KMdOdknU5Zt7SGRxINc4O+EQWRuDOCcsJ22eRtuxDrzGYNYGGdL2dOXSKbHIx4GFNmJXZYeEa7R4LdxZQXOVN2d8791StdwzaQM+5djx8889KXpkuLy2HL5RvsnbYSi+1EAls3gy21MMc8znVFaNV5Vj9pCvJJmeenAbxkXQBW+RUWfBsAjHNox1vpx8ut/mHu6bmvi4LB0jmD4ZQtWr1oz/H+Pddf9BTVGzmcZoZOVflc5P4if6n+6Hnss4PdEMaIZ3hOCtKdsgohomd3YAfmwf06/T7lZaUO/bJ8UJZGDh2aVA+Ce4ic3xEWI8jnggmCRg+E74/BLOu+sOYDTWVge3SP9j6Qrter0A1+DlofuS9WVyOpn1rP/h3rnvOZmfk7kUkI8IUz0BROIxX4hFJ/l7x8HuD7qkgZFInpRZ4WAVoZs/QaAawHQGgWFXp+Wr6uVYEeRF2VFE9TO9duJv0RkAyss5a9xwmf+CkvnDAFl6TRjOFY6RjbFUTl5hlEq6HSfgu4FCNSKH2TZydN1ZFUM6aXepb9BPlCrUCveDb730WUixY8XsCOWqUSU6kgJlquxNTl3Hg8yfZiDX9uwgQvZdriLMvTn4AUowrgs+ikeYaVYxFMcVnzvRBs0znQTwO3JxkxYJC+nBZM5hkMa0j/5MfAburY1LD2CQvKSJrdbNBzkYW24LakxUNpIwzmfmpEQuqEwuQIhorIrreoZIIo5dNPGpiDkkcgrHB4j027yxYWI1B4A1PXOpWQy5XzVyRnalH5FJn3BMcFK6Eqb9krS5w1ucZOXmXL4YVDHoH9IRtz3q/g+0PvNZwbeGWpIye0a0ZPPQsw0z0Ik2tLScsg6u3eecVemkfb5W/kpIVOe2X3AL8BjNG+qSWg0lCFB+0cMNSoC8cWuPZBt9tFr3XqZBhPl97zR4qCj1TbIAB6qMLEIB5Ryu6UrBqec3mWBIJLIUpUbS3aKpHg7Kh1AeVXZtKTyBHhVaWz5SzJzNVZctnIYgJuQlaSz4gPqRV1+K23iqONb5UplQlWBOorABWc13OZPzm2SFk31TEu+88/nJ0PYW0fET1Is7akynF2Mgcj1BsxIf6G0PvZS830d1ZPnM/qkUVdhoNBDONte/Lm+gi0BSffZfd55GTHTLFR9MYljTYDALfAlJFI+WpLQIfz/jumtR+ZcQ9QlvySKHjHITbiuOMk0jAul9KFhhq0VlA9epbzxCXFzXRjBRjFm723pw6H2VaSR1zl+b4vItwWTEZ3F5rLfhX9FT9EyXsQH5D6r1d+bcHASC+o85yZ+yJ8NIvEKZ1INNjVs8/K8j2ylW3ROUYHGWbjwo2uWJe86BRJmcjYoqG8uSYwlABztok6YMF3fTOgH1Xb+zlVpmPqQEI6VJ+B8yF2MDP1IX4MHPhHSZwPFLA6+IqYLJMT06ZS1CQg1tf1RAmSVG01dcnZviRHQIHA8TwCRD5TwqdcEjkdDwm0WUzS2O1hOhp5bo1u0M83OuvGoJ2adj17aYjmqkjW2T4RYIcvr5JIqMXxaapamGxtucqEcbnjYkZUtEJnqgGryEe6CLX5tKO3dwsUjtdL004la4rXAJmImSmw3v0yVBaJSHUzU2+47k59/ETzWBHKGQKVE4Y8aNcA5GrWlKsAYDsFrH7sdEDTLW8Tno5kcqXHIa2gDodAgnhQZOVteWQ78p+O2ogjv+2LTR6SZTxG2do2OtTVYWBS6DBmOndS202lvYheGRvDlwn1/C6dQgAjpH9A4nl5e3yBTO4FMQ4ojWPzKORgp3+h2M49T9iSX2pCL2PmsVjFTW0O9NDWbbc5ZJcIUz+XbFhyxScfkqKupXn5S+Gr7wd/up2M40JqDAwU5RnUUCHz3ReN1wrNpBbHe1SGa8VPyHAoYD+fnthh6jOeuWuMagfWvlygRYR4o3AmpD7aXc8QaKYKOR4SSDwaxX8qc7csCxqtCOOPRvMm6UerVO+3rUJwo2OUtwQxeca7xT7rJjGkm1gRYutIhNSMrfMGJUlRinWzu1pYH6/8ge93seQQzMuouBEalLdt8k5NY/49W7Mc242lGXOy1H4vonrnG3erx4o2F+SKo23BeaPYOnzWO84J/c6b15rGpFV97lJ7GUKDT6JdWJ0avr+7LmIb7rsb7Tomkzn32D2ZU1l4NWQKZ/oT+CwTYx0FunvE9mCVXGnnuQhsY04zMIxa1s8q+LGD1ukMDVzwOpbuO+l9YuxziI9l+3cJtCeShU+TP9fB099Z1aDiJyNlDJPj5/3CxIqps9Pk0dpxZGdslenJSa0kCYm8m7oRwk8v9+HrWNSNmwR+8K0NvWTOJ+rGDLgglBOH9b4qY5PtL2hyhWOmiEsj4ykYsqUz4FK/N39RcBFDIp+P9MI+80nLZp7V/FbdaSAOVPiZbATWYL8STJr+lX1Eg8CeeHHDDXvONk01/IQc9uaOnewfIS+U9T7RAw/W0Xn55c8nrf1zZYW/Azt/jttuZH/8TFMI0zwHx/2qYmUDr4W8d1YCnUbeFvxNPE/Jz/z+F3dYp8UD/0Zi33bsd9v/nB4I/vHuPwOoxemxKaOytL7dKYPBezpUOOlZoQuZh3Ai6OQCRKveELP+OraTs2DHigjqOUmPNZbQuL5wGkBnk6pNS3UN1TbQVKwgnponRZZJUXj+4ly62NL26KlII1AK43jbZQsu2zmUviB3bQ/7EWyppE+Qj8b9r9Rn+lUUfce22VE6o1Z9rFvLEVYrqw5WLwdUMXBl4QVpwhl5RkE3CJ/3LdHnR3BLVokP6RbTjeb5IBIg6L6wFtoLLou95CUogZBmaCx16aYqL3OgRRn0uyz2B8ZMfzm2rT8cho5RyM2H7+innznUj5jmMXk3fy+JdjugTYJnJtLq1O6zalXBGyCQx/uhQbPFu553z/Gw+3Jhu6kjg4Feu0wBP2703FZeSRMy3+gkaswkmd631tmYFWVOEx0K0tM3YtfNC5DkusWOV88DKl77tKVzOr6ANPYE+Vw2nbKBdcPkj8FjPKAdr62PMWPUflqO/TItQWWWg+IwPCu3axtMhdFvP5Fw8+e9SReop6aX4kLtP1cEnW7Is97XYJDPP+1dLLXJ6GBgUZvHRmlXQdQCN2CYUPIIsBxxxqr+VgMKfK86yeopOsoz9PlYm74got6b1MgojABfZo3grh6w/w5OPOF8tVlsuty0T1lVAHxFaP/lMi8MRLmSvSVqKmypBuPMSaTuWEUgiJO2TbtgUHfkwDU5iaYWd/pNbxYJoTjUm8rkV2AoTdXZ1jrYT51Eba+Kbg7g8WxdpveBuh41vxqMVb59da3FQXazFt+LbBMRe+ka4ynTjTbcyRWvP7Mpg41D6TPTG5LmTES3YAzXnJFcthYEJTecj7btKMBM+VxUjDtS4Ieuso8x3eeOw/LsSgU9bNUKPisYh4cmqhJVGxl5sU8CbNli5AWEEF1XssAkxLmmPCNIqDMOBNblsin8gT/hH2KT2RgVukpwB1BGG3HGF9QGCKKEHzt450FB2ZeeD/nc39cGHCcl8XLds3iszmSSqqAc+0hwEhAl57LiaShHiRMi25rqB8msKI0/cy36YlC7X2yNETHc2fKYlfvj8xrqL+G2AkOSWcjV2j998nmDhygT6ekLWW/wOLlrwBS+bbw+Dze3qZsaPnClRue3xs9rBuSgQ6Mq4kzvwYKTz5qFulfhhIamDCYsCzCkNT1UqWJOIAdaEXXOWUfChpYBJ9GKZylqaL/TpF7mxVyHeY3STzCGsy2jeOsjApRuetgaV+g1H+5CjrbHdxg7QTzv9Ixci2MdDg1q6DRpHmiEZtk+BY4TSAvj3RGRcPI2X0Uo5IKhOBqetYWJDnEIAgl3wXemyk/mfA27O+JwjKdDKVyirWstFqkmvlI66PziUyCbn5yPYYPfGFi0kFAM0d/bzpNCUygvz8XvKJI0PW9Aq9piMXil2/WhK7I45xsljCDjz/FRKrnkAIwXSDSBI41NjN676hxnQBsy9Iy25zJ8qbPDq6LsGJJQVQKQENsuTsS+KJmU7pGTx2SKhhjB6fIV5g2op0cf3jZSYATh+AynRZC4op6luVa3GDHMwdoqBf7J0GK2XfLgMj3kkkqyuCOGeE1NQr89FkIJJdFSkWmQXCkxx5iTafAnxTItkahwdohJRPwwvF0ZzvPRpR2fQceXCoJXUy73uxPsqdpq1j8bDsyu2AGY1bIA6MNAZPgkxte97BZioNkX/b3GIh5mNGjvo+kx9cvDmrcdAgDMTMmkMkwyCKDnHWr3/STg3pnfIbeXCedNu2ys9wuA2X5AYhAWl+ylvwKzlTw+2vmnICyh3K0F4BG7Ylx3VN6g+93aO25u7x4P2FzXUoHbu0vLlTlFvO7L0JCGziwM4OaN6D8n/Y1o4TgcBUAoFPMrSeURylvQoXigtM9w+XSLvrR5upDsBTnXL8oL+HOMZca1rQUwi58N90rUsB6r7aEAOqZsUfxKH+D7XaHmNetVGjyQyG6P59FsZAZAmwHUgH8rYMEUK8GldgWGzRkKsNKHHSJ/Q340H4O/Ph26dSzvPURpqZZRy7AGE7tQmLY1wB0vLj6qMQ8Kl84Zsye78GPuehqGaqL0XDIBNJpKaRPtYXUOMdcchuS71PujcEBHetq1ELv4yqBOMsvBocxByw/w5KnVYrffrflY6Ch7FW134ZCCCp+qNBjsmbZa4y45YNdabHx8RJuB5wNSPIKFPME76uG9vU9rwW+p4gt5egfPdLjqpaWq1iNTGIGByd8gruTz0RR/zObwV35aZkCy6vUbNFjZZvC7N8ZuLUn5IcbUgE7KTv78a6N+3LkR2YPasS7mjfze0pQ9J5P4mjvMKQaQOXspyObcq0NiaPkUsfq5F9Qvs29E4aHpGcR4vEddmQCRXpRDK5hNcbIn+/fABFyCS2bD5f2+xmDCq4fPXBBxe0varP6L/cccCr9sqgOs3ec3+a9eYxuR+7IdLpQ7CoaPtohK0enKkhtbP2WHxoDbdQB1aGen52jR8wwLmVt0+Gk4GeYAt5zPUkv7x/zAGsY1nDmNSyfxw8mjwFvZu0g/g6BXKTQkYjiFPaE1u3q2pv/by2I+iSTYnVQrErUmS7DTHY62ctj2qjlAa0CmMQ/RhCxtCehQUz/56ezoeXQdn3bjGVkAc4djrVZysplMTDWaeFNDmw4Z8xhoY//1TzJv8dvnK0dk+L1iDJUuZ93ihVrlQwJgHZMZwEozCKtIKDrwPJZIpiTxUWGoKSclaj36HdJn/PzE519+Dspw+22deO0gFkO9AVsZOVeMQwjgpHZjw8c4eJtKcL3q+ZPEWejOBfzKMzXDueGoVOZDSsy3dyojHAqfjW7UwLfLxuxO2Hk3buEgqwwTBD40Qzz7qKcmREqMO+euo2NZTaApf+YdXw2f72Gx/EU/UoZijEbt3GjuwJlx1axJhM5qsxkSyirOPkEU52JxkQPe8AYis3LjtLHFkVtAbcman0cVzZ0suKbC4xc8xofvRqrKxTCIpULRXQDwvAO5D8hs7iMr6AOFTbGrTP1WfbALz3HNa8yM0H9EfFSiJZxMbK/u7t0UGi7cJ5Aatyz3EFgaUhUoCc8HyK7mma2EYLzeLg37GJxYCWOeRhrdAuo47lbjk8yvScvAcacC8+vFKzMVNwjO8oI6znIWDZ0FP1SrqpwXPG1PRo5xiBUrcOFO37b0J27N092+F7dpa2nPQ+f77NfWBcUDuSgRuQMWCSJI77gCTexbTgSPnGl0qXCPA6C56Tzlit5lZ/sbDbSFeLoVyQFQMsOKZXlWR0F2nmf/HmCCjUFBAKkRiPObzrwecmwn0+L//uYr3YmlintoeKQGkN55+LarRrOfL6WtTGe+By19PaZraABNqlAtEiMCRqLQxnfqTp7snHecAPCUFsG77nvMxjDAIv+isxOAvsuCP/+BeFzE/W2PAxJPTZ6OSxrEHqybNfylW+ilhbpm7EN2IwZ3msNLZUWwZ8znux5obvEkDZFiwVNDGDb3hFFK+U72Xy/F7mswXGXEOOs507+8BApe4WtbfRLF1juEU7kggcj1V6J9fYbHce5GPzBdCQvLsMJjm//bWuJLPC/cz8U6YlfNh5IFA4ZMqinBpoX7fqvvKodKrSNLHGE+GlHxj+oCeTKQDpo7dqBlFPex/85/s9rbCWB3f3jGI2l98gRLnxCB4e/e0oLrOd9OGnSdC3nMJ8FpYkIpTEe/LtkBNcTpqUr+LNYS0AjRbJ6KvdsRrgEM29isLQLEmHpnU98gfRhi0JMn882G2BSnLVi1ub0lMbofVxgJai8YkTkS3b9opTs9svyaL2FY2hqkUB+0eAwZUf0AcgYKOu4HnO+asH4u69pF1HrBzE5n94xH0roiBznlkLQJs7TiFfI4oaf6uwjr2a4lcF/tl+6q+MaWiTqpWGoF7/XCt6dOiNFfbZ9tGBY2pCfGIkq4U6ZDa2vYNN/OF00KBW2X3EPvdRMD00ThKnFdQiqjYs8xbXPBA78+xbLBAQX8DbgIGmDwRvaclSzGgRRv0UEj2u5l265vjwjOaxjg6FYz0THdV96dEdTSRcbcRK5Eu9omZaojvCYg2AEahFmJu0Z7DJT8DdgsyIZt0BlUm/3rwELSRCmYOjSCsVFxjnGVyIysQ6bQKNbbaCuRAOUCd+MMD10vBZkBNk8yNKGL5JLBL7YGQ+aAHq2NB6pPfGI1c+pRFsdR5YSxWAj7d0wTIa883xaZviawZdT1WiyTOcdwjTi/foD2E8dFpE0g82fKyZgV0EpKbLU6u6CjWpwOCGMxDBehz+TPu1s4eZ7kvln3iOV0EvZzWazJ3rFZvhJUJTobtn3hB1CdRB1IMKKthMaA6oiLLgTqLQtd2oND+g6s1XDkCcNA2s5S4EqdX0uxjHETJU3iV7FlgMI4x3tyHxwBa0ckIb6/j/BLgDvxlu406MpXiTxU3/PTyyNt7ksIhVz17grbBA79wlHXrR7xl+Aqd4Exi6JRcbCAzvud3uFRn3CXpUPD10Eq789pnznV1G7VFG4gHvQNIKdUtCqmmMo606NywyY2mMhatYhDX2VJ8Ncv64dpBVfgUmt2RMUupPhu2SCDMcXSTlBFMMpvhkwWppS+Xm9tDuY1awcn8wMFB2JxPcPrqf65dWoIhRcV9KFIzFM8ELPEAk7GBKrpkdN77jVRn4T/KOEMqFwOtdFAT+uNd01xczLUpMcYjxe8X5g3m/WkbvmCdGbqKcYOGenwglGlwkrUz/Ek8gXqDFMmjmwLiXTuy2fqH60FT3q6c+zGibAk/iNuKqZFon8wMEXlLts/fpPVTf+dflVNUm/P1BaS96xJNcx99H5btrFNAA5F0UXpQ6iaWPbHX/VuXZ0YdrtFwMUjHjw6k1l5Q6aF02+Efo4KdEagsXrYBOk2ZTZ9X71fZlxhTXcOHEQS8XcwFs2JC378HuzXD4PlRl12LJkQbxeX8UUYJauTmTJD9oqA0t6+frQuh19coKUaw5/xQkcI3+aobaUY/cG6IT//ZhNNtcT4rYgOgx8txnNCRm4QTC82is3EMLIyKuUwP31oxsmQZ58AKntouiqjOGy617fSFvGbQthJCht+zktVRQSegBIt6GqhZFuQRaOLrjt12sjAjlZqQ65wBmiOKJzne4XYtRpYB0KGFiODKkR/5CDpk9R/9b+SJ+wcO0pdJkO4dgz5prvPWNYNudHIWP1wX0WWNvFHao1ByqKTK3utsq2m7t1k83quHoNP7NwxUy5E6BMjoo7saLz+3uvD/rCYjlgVjw2B02TSB5gvEdfvwEm/Ss9UBX56yQ2cFyygCWQ4ECqYpnQMGhFUrETzJXOfE263+zdsnTU/LTo4V+PDY+4/tFTWwbPryn+0v5UDE6UQxB8fPLAaOMZZ/Ybcpo6mMftuK+jRdU+RJmC8ERIiRRoF+IAl6MG8Cgd4cnju5IVS7CmcxO1O/njOLRYwZ7vYK/Xtw+War4ZfVaz8jIBgxv5FISs0i6RuC/LrhDLZlDX6CHhocBoSfhTES9THat+ZDMEZL00mFK9O0uSiF/ZzEwtt62MZoB0pE0jisy8xcpkV/WLwqDYtZDos3CjGqeGfeB2u1QSyD+OmXBNrHOUAFfo86uFkMrIznMqO55gyErmaghKvRfgc1QBE1KySKG4dpLx6BCa3Kqrd1SfTBR4hMSwmsEov4sdzKheq18lDzOurEWynVJ39aEJpDlgP0ZnteaCvp3Sz5M+YJf1fA4Chel95Xh28aDHCXxYPz9I95LtO1uTlbSOM/YvWmexNWExWUcJvlq7JC44w0gBE3kowIcrZjD7AYGfKHyim0cA+42k3Xunnc34LHp8xOWT6wQ1igb/eflYhvrnQ69tR2iObnmnGmEwKVnCDLh8miXcUD7NgH96ie8Mw41tENaqsFP2HzVs5yHqJX1xzmOXJfP4b1luEvZj1ZlGSuqdkDcI/v48mNZGC9kzT8LARjmoHm2uY4wvfevB0Q34Pj2tz+JcdeliX5kHgq2ygT//C0uWbjYoTjnc0zlQe9JukJjQSaWVr2OQgbLZPmoRQaNTKHcixrghBLGpvX33yGoKAu8gJYPHNMWavQDnBRDzGAgq0uE6SqVA41KiRnkR3CgShBLoyDj1aPOVRLth+gaQTpAz6GQK+koixH6bgk51UDeX8HTckfzdAWiuZUbhqwRFGftcMs5KWREEJ5IR/w16Ytk1DqDJmoQkllzn5sGj2Tfqc+RtS53WN/ZUKnJROlVsvt65B/ic1kgB6kGojRFvCjFbN1nonXLtKP+GCInDQijSwS36WyxPBnlFD2hIolBfgPHbIgk/GhAup/6IMYhdQ3pdsOgtdi4T/SApcJ1rPaRnh7PuqjZVihusrLtXzl8/CGdCeP3NOiTikcgTbvmWy45mxr2N2k8AbjZctskQqTg85oPug+TTPR28/XgC4zMA9LEh2RmmEFtlGoNUhNpF1oC09RZbKajWJZntcU+cvezk8wkqxEP6SyIfSdTauZs1IN4r/kIHBprueyn8yTQqVTOqwY3iZVZm6gyDCA4V5P7m/96xV9xDP6jGJZP77efT/t9nbYjeHU9MCqRcAh4ed2Ue2GIR7hyjQIb5Fiqwisr70VehldWKc30ZckczAm4MYsR7z6pEjD9YUZlNU7nwJNWPpxgz6NGqEPFcT3hi6qz2j1L7h3V+eq2Kfyq2FkUHiMKxOL3WkBJkUSJ3IYsBv92jX9hMwAfHUQ3P0VDMkMH8SvMrQdSVLHTlZJEp5MugnqKTIe8mQKpc9vl6X2XQVmWnlFHNN3xohdvbxppk9dTlhETY8DAPJgUK+9e4orya/LVtyvQOM1Vm7zJ4nRO/nbH2I2659C5/MBEI8TLC/TyhJMm5W08V5wDSL0MmoHuMyiTKWwQWh82L/l4OsF/heBNSh+3IzGtmsPEBHJeonwx1xTVlscCbLklUbhnhDJU+PGcf7L3mi6YdWGkNVdXfGQFsjEcplejM7kkbJPFGbbQu+G4YJmQLpWWo52KVXlk9cenmDbXzvaw98ozQK3oDiCITA7tJVlPGfcJ0N8Imoq+iYwymJuF64N2kW9ZHlkQ/D6/TfEZLyBAgoECweBIirujRKob755iF7TOis6yx0HZ4lFYoFwTmoE9DP5NNIHFr1XVPP3kkvJzeysczxT6q59YtCyNzO0oiyVZfmCjh43FH3O6D7n7vQRvRhQF+daG8D4RA0UxeK9Lj7MmT9v7Yjn/pP0P5Xtfy99pBnk1xAYFCsSQ5Ki/CLRs+TaVB9VJrG/YckgULOxnu0PQkBtgbXnTBBPJwEqIJ1XL2VSWmIIqLTmey/u34lqY1WzPbJuZOyVJKpFXgKE9uTRGSfji2ViQk9QQ3ePLH9AkbAScKZXf9ytJmVpCN+vRWslX4fjAvQnoL8hN8FIV5yEo7SQuOAVi0UsNaKFw71yiCeCOFCIEAM8RLfyXH4bzOhN0YeW2xCaw3MiRWGFmZhrXMRoZ+nn8oAPPTi2AMGoaZrq/rtloeAD5u09v/1hfivH9OY3rOEGP0b3ZnsM8EV3LCCTHaTJgV19fj6yvIQi7qlv4pEh1323Cg0chYZEAk6b7rpLaN97w8xl+Cyfd8nfii2ZZks85f/ctkGr+boR86kVxkIe6l2NPGbHb6k8W6mdG0iyQ81Bw+szU9TFxS+R73uwDYhI8lLoOxlB09AwvzHLObO4USVIpsCrKxT2GTivUpL5HJB2Wr4hjfwkVIm/sxAhWe8FjiKl40qSKBjcIE89ZZ+KW8rvQlSloShIjwW6xk9EDr72mdnz54JwEX6lef3gitSpSZSTHkTYH42FfcAdv8NoJfPr/48UohCn4H8vzZcbPjHaDOruvrg25l2m+3r4FszQtQEgZeuG7QSNMHdqvdGRzK/tRSQCRxOUspGhIZ7YdEFs9Icxbw6nu2utSvxh7KlIcRFCyHJaVVdcbAdIRuJnjFpoPO8UaKh3EhXNwsqZJkIyCdSFElrIx6NqtI70CovVTWo59K2DMF4LbGp8Hm9MiaYkma/ClaXEswEZ8JNVwZBfbcYqOkX64XyPC4hlJCuZsvCIsqmJiZPplIYI2fLZaDpMCiWe0uw67xUWzkXr/YwL/PnLsNKl7jZnrAzgLIge20dMkqMk3skAL4SPY9F/IsfrT5ozxZdSiigGlDJcBRplg7fHI1pC1nxmAeiOrLKHBqCqR12xPX2bzz06xNs8CPjRmzQHqXTvyG57lkV9UsM3DRjh9HIrJorVKXm6p9sTirp/yCu9bnFYnAxa1nGKNqGokiXDE59DrZ89QfF974AQbM6IXzw7tTDXzMapMWyUFznPYm4HL8qAEQ+ztTsimqExIXq5QCrkotAz/7pJMv3OsGVcAkxDtQ0C4gHJfLnMHmBu6+piYR1JVHShxsFjjduOb2MibxX/9P9wVepKi4P0xQpxR/QHObT+Jz8UPFoavh5r13BB821MhlRbKri+6LvGoibTrQcHhrxTf8HqlsdV4/DBvG3XCgazWclnbKmVLRo4Swr38SFwgYX/B2Az/E81SxDU2j+edGDUVbmP1M/oA+28B/k3OXC9ZBVVeymr826UxATRrY//NQaBLLhQAfhqgoWwN+uFl+s9bpvhCexyKGdpGvPtIwFrUgT7DDeINYrNJxwYR3YddlAcw2VzYgrWaszmnWMKiCHz4XaAuv1vcvuuBgJ0Ub7LS5Ce1QXFA9h/H9TUno18+TzqocL7hEF+QMNf4cUc3GXnombrHCn98D32TYZhJ5Rg/ckQzrWlGAKGsWxqjpGwn3Qfagu/Ny10AQC6QABDtBr997u7yJUMMBydXFFhDjxWDhobtIQ4Su9UmKrZFKxf0gJkc1kYTkHLq4hFr3rt3AbJIk7TaOOHGJb9dYIhg2uHLw+wO+r0QGb2w7XZYVXlmOb5HIwmdQHerLdDkbmvhbbyOG7AXuwEXHBuQmCYM3fJbXxWuK6+8jx384cZFL4762NakcWiSQ1OCd2ft3YMb8b4iCp9Pq+Gwl0Zy0z23E0MITLXT5He3qdGsRJUQBat2d27f8J0xrbhKLCrtxaR/GZdMKjgu4FzQLgyzv3gV0QioyfSbdAS1lnUYUweEZg0kG8qh8jLlaT16OKC6jULDq1By7sUi8BMEXwId7NJnxuy50uoruV6ZwBmfOH8YE+VuQ+lTB07n1B+pMRHQMD+/ZybehfZTkoIBxp7JnsJchGv5fgUophWWYBS/iciJWVSd5dVbcdn358iaF7cUbCojL6YbbdEAoUYZULBKwzUw8WxmGgaZykyXnT5CzU1m1ba/95UyvLTtIWIjHK6XH2Ejn3S53HBGCm9YPGWUjjECSOM5Ir3HePfFCWmC6f7mgEo68wtM4FYyTQ8GKSH6XfMlw6Dr2HI+7zdxVqcukBUmEV0WvPmiQg3vpnDi7OZ2hi5f+HXKqEeolpRfuovOv/6PqbcPjqD19Y0IFqvOUypzlEKS8e4zuQIoelRvhRIQVv/R/DyVB1RtnHuk71wsTkoxBn80bTtSbP2pep5O1mspGPKm6NUfq0rl4qYOoGm4LHM6dSprlwq07GB1vt2gcEz85JT4yQJeoq8mLptVls1WLenMYf/FogMAkh4ojmApkWSE0NXrU4oAfuOOSaKPlZ4/+Wxzxv2zthjb6gkxLEpvKMIzoPbHcNmuPcNZZ3O6jw8Avg33kw2AIa/lW4aUleXS7oyfm/7N1//Lgo1m1nD9tSaCxeCNq0+Z8TR8y+MLMXW8owPsNIOAsBasQpP9KGEMgX8eFAovXg5bQglrlfCXWSR/sPaSgMhkEACojLcwQrzr4h9zEvWYXvhjzKBsI5x+3Tuf/FAS4ElytyhPVpzMUgkbCLMfY8O05Y7AuQUxbdQo10Xf08WosPxHTLAz2qLvGYsRZjVGJ7lhYybf+dSTikj5FKjpOXyrV5dxTkq9PdM7q2piEhdSqS19ab1Z9JL259Xvrk3dVs1i/5D89sUEayVS30a0ZEYTBB1jsh0yyLvwhm/quaBYEVMHD6Jmf7mm96ZmdDWRXTKyVGfA6MRixzvoDpJCFpX4xudDPUAiMwyGgltkDrud5I9aqSW5ZN2lOrlwumOKPDa0QWmeXYnJnYwVjJfynfXiIH7n5BU+6lGwAIcGrh12wx5ASkHI4Q/k2QGDz+BFd1k7zbWSIB9+Sg7TaRFDa7Ca1RnkaYxasl9j7zGjEtN4R6jBlzXpBXZPZzu6S5vDaiKcwy4tuyCXnQZzzukS2dNwEmNYbelRgzmZBXzjz1MXO5tR+ybusaG7/2UWPYlt2rffGsaIWekBjED7j0cHiPLBbl2+SnE4RbdeThkIFmXbLZ8q5mFPuQNeBpY00jodjONM2LPlFiP/ad4oAM8AoOQgYMI/s7MpmXjwy5qQyirBUVUx0X34IQQxhpEqeMB2+wTaY1Ui+frtV2fV9XzQHF8/ROzNz3tkM86fk7MUO7wsvU3EcVXzvtpcnFAd5t17LofQukziYfxXSfpD9w0sUmwnNHjOptuPU2KfqHJe5X/axlD9BkFGcovTButBkLI+6xyhwI30kPTr2WyCISgY0ASQtIE//TKKF/1O2Xt6tUjF9vpX1Cn+gmSg8hJEAMVyZ3VPXMKADr8CNvLuiPOLvcWIIt5WdJYp+w6QAooQmjKhm69R07NfViqr0KpyHh/48/GJhuoleKX46zkNkRNMoqG9PQb1poGBdGVIoKkG4wbnjIvHAK0wCna6xxLgS0DrK/WnKasW3XXvZCuiXJheinIs+xVVXP7cU8/4CMnuJsyY8toJ4VAy8ppMrH7trEKM5qNaJoN1Kwp9TjuiwhIgalPgodNQwQYoaNYKvWkeZ1xtlJy/WWy2xTWmXakQx8grcI+mli0kCKPlrT5k1LaC1BfYWEPF/g79Dy5ocB7TRW0JKJZZaGpVrkFE8pZK71MD15ZkttAwJBwNsSkGzRP5G9T0nhUJeuwj7tKDtBXIy9fn/kHguTyQ8SHkZ6ksIf/FH751GZ+DtcVT1pyBhUla1uSBbWL/0nhvlSAZyPGj11fyQpMhrLoYPGbgSlGNFvrZCcklVhPsz2gGBO6DiSioVK+khPgYGIulHlQMp50mPgtpgTCsCpqr0cCFbn367+IgH5tgC7O1VOAWaK6CUx+az72vj0PkO19VnX9T7/Es6PXml6nLse7S/wb99/oi08HFi1TPSoHhQBXOqOLabojp8b8J5ZcqYcMzv9R1Wv73padrQSN2gIJtuJwdq+rvU78ltVrQTKJ07p86lOXEgZtwJNAVmCy/PyG7T/LC0kk5RgLNbEaNHEhHuHgSOn7IjhDwYd7WRlpVePkHZuEM0M8vUfT48oNy8SOOIFtPA2Km3OM3ZU8x5UK3QDV3l9l1wM0hYT6/rmc9vxWNtDeu6hCrrpVKyyQt65xfug1INOv4CN2mvs5a/vq8PZqij8mIJaRmtcIqrOaf52hTCZqPvIQ4IU0frrPSgug4fzrv52kMFryyMgh1RWvY8FQNi7KEBHAAyV/3+NbjogxSjcFCVuijOeiBpw6Jt4u9YzTvgIn1/MWrKhDHWt5Ec+v5CyMB1cLvokaWv/2/Ot0r/ss38//eklJYepjcYcz0SuhhuJ64wKQCT/4Kb5uQwOcBDYe3rnuh1HA6gACcTEO9e1PGvvtzvicTPo+Oo651HVKQRJLmcYZfDP/f+aCrcAZTdlJHpoVGuKX7xV5f0YimSroKene+oT1NuX7Qh4tHiLV3QhDptRDByeluEDxjNHUa84XPhkvJQXfsIRXzixjfeT2mFNjqiQPpiUFpx+aWTaGX/B7MWjXSHzWBFT8ocBg1eFfNClSuhdnLrBy3vuiXx1aUNe68lRnmd4TqyqGdRZeT4HiyAK0t5PURA7Lheeue9BHsqxQPtN7diuU/liUPkfA1aLBtzu5Zq/ng8DNNxfhJBVyvIg8/t4A2OO97a2yLOwG7/DH/mYz6ai4bEPcr4u9ZpiZsohhjPK2zdzeZEVttd/aDAI0MnoEc/UYGTktPRVbSn1qYPwrVCuD4u/iD7b2gvGtRE23eJHcIFhZTAXxKJSjMuiod1FiCTUKP/oH1ueBKqhhnKBGDOCaCH9Zt7GE04BOcPdua6oHTVl7CTuLmlrLY4kL2w0uWS81AOq9Dyq0h/V+KH5rTFf8q6hoQ/T/H6T+lKzXFjg2/vgsE2h+0MufpyYFlRnjZVgvOPNvvKNkNhutS8hMxakdqECN3i9ITqUnstnIf6dn4dka/BjyyGoMC5gpWKI3Mtco0hP5Oi3WgtaaHS1AHKzIGyqtAOHzNkAk3KU+Dcgg7VHpn1TS8U/x4AWvgBGwqnun6Cbq7ii+G+MzRXWWvAI8ex9ih7ywj4iEjPw/yIHCzeFr97JZPxVXwXoZf4Age4/cuegLx5d4ecSxDKhuPz/K5eTZhsI1g6gfJ5zJFmTGk+qIkQYoPw4S9D/zvzTuUUHax3yHbc7Yw76U5k7dxpuyyF5UV52seiASLRVLfe4Uhl9c+gkyNFuyA/J8Y++gnLljf4afuXYU99RoxoOvi3ZQDm5AHlWq8biuRa0O36D4k94e2AHLV0dBnzao81/+NXP1LPXMcp62ik00Cd02tJuDK1i2mc28YtkYMYOUmtK9p/Cp8WM7xhCZgisJrIdGFFitfqAZSYbnpiCpQruHPUEtOm7SKrs7eSmqJNrCPhjpcl0PiOOC5zrYtBv4VLKNxsc7AqnzEwGZrlUQ/8TbzGBn5lktnBk2JAUUhkIifzVx3mE9t8LgDVAOaEB1g2IdJwSgbtaj15V1k7jXjMUDbhMF7mBHHyWeLVFbGSnCEI0jpF0878ONfxF7K97bSMkgMqYLAwE+Sh3a2W7zjJCAVQibtsxbsS1+Gtyqmft8wc3UgNaOSqwrVuaZW4V30+gxh316zGIkVzZ3mUdtR3tSU7pM1x/HEP1lhuTmWxqSekWmtGgOcW8FrBzPHqUUjXZRMWXlBJQMcHDb97JT5Z1FXsg5M6GbbLFJ/DwnyU5vxAl/HS9FUxSx0T+X4CJ0SQDA1oryMdV+Y4mqsn8lv/nkXcegqg87tm4YS7Vn1thdcxTNMzGVognSYQ0Nbnl0D2TLiApbMxgZ3j2FOMF0U4Vnpv2XQDR2+X4GvqpKMSVme4VkawQyYY+DvYHUlNxrBht8sZgR1ff4tn35rDLX3WQ5z2FlxpUHz3nLO2dMbwI2cbKr+vyJzygVWiZRTQjN9qzcCNJ0Km11sDg/Gt/boy0Q5bfJOGALU6HqWL58XD5MpkkbYqV97qVYyVyUfWryyGYf5uLjoDpqsFZi7e7v0+510mvif2oZdk1YKKAgiDkCyqsmOR6+bDr2vSrEzcJEFQwhJhUmyxyCOdkvrRvVsmcIEsVnsRZy4fmRnn1Q085h/oXK5TQUDoFfh0B2VucwQ3+rz+S5zyc6IEPEsg0NEnGEkTNe8lcrkCHRF7Bhx4/b1H9MX7mnzr8Wxe5zJpQf51mFqdeuOCUCqWzs31LgsPQo3nb02BP+YJrWH6+xPltO+IVhcRFm0KrN1P5tR6QpYQcRWa8vFrixQcOIW36iE16A1QtQo2jqhLPLy/A++zIFk96w40ubaHb+QmTPyxXXGYyT2OGK5L5/le1IYutH+kLwDknCOSKVMtV/KsaaBdq7SrWeXUW48/5/wmDsytylkWJY2SFcuzYBh6YRl+hoo5dkZqFGeYIjxh4OTKPqcig6vtCSuMgbka9FF/fHd606Wuxvzn8dyBpTJgS4Bh42aqJqLNOhyfVyty1ziqXVrTT5o6OiyeXOvI39ihjsyg3YWS3VplWxVsRLrboPGduDfoaljuyThKPuoleIqclaQZmJXNx/WInXXzsW5Y8Vi9/J0SF2b6bxh9ORjX8ZF2kJBPc6lkekpK6K9JPglWz895B74O3hWYinvsom/ePIMEBCSLGSBXJGjEBLoneH10BZNUxj1Fp0ipmeM4gBguBuJT8FOmlIZEVjgMIb3jaM67kb25/9Sx8KOKP2giSe4ADH5dDRIakxgMABNfI31AS/ONvZHjwtOPmOAffiEvzNtqnW/vrdcWqWYezQrvt5SpzWRGInLBceXQ2/cEo++pHnu/PEW2Kh8ILp6cYGDC3aKEENYQnGrf4azrDniNDtSj/mrS5dqLfLbp+K2yH8RqNEFVFoi1Bs61VuZhyfawXdPuHSA3fbK6z3tssg9rSdpnh2eu8tsAaE2/ZhB3TElZrgodW9saIo7wwn+KHhqb6X8Sqp9uD/jVlp4HAWi+89PJahjeiZzu9Uu6tYvjS+dYyYbII5322iy8a4eCxFMrnb0naGqIxxEz7MEx/G0YXGHC4VWjTSSCoskHAHUSDNqIGcImLSH6YWRn83unO0bRS7hyg06lYvT7Gkum+Jgw/pmFGH9n00DHMw3G3XEIeRWYo6Ve8hmLmtt1aZtrLgHsRRfrmTopBzpxo/iI4s9qewcVHxJ17owaEU3S3YulhBigvc9yR6s5wUiak+Ey/27OW6lA3QlQQeESgJdkZeIAeqQS9kzZS2Kb9q5iqmYrUwEal4pXg/p9WoimoA8DT43NMMzdiB1QoFdIOGnruDXPQ2lM40moZUAKOQJ4esieCyV64ZiKhyw/XLsKG52ekYcEWsnXvB/pOzNqrJvrm/D6CG+WTU+ZJP46o4AfanZ8bR7M4JUwhtad1eObd0E+CLDWSNVTPBEdFz0Mh5OpUdnPQrWpCLyhOyFRjxQZYNwvb10XhZWA4YqXuTowhVPsXRtoeL03Y/WeahdUMTaewXpAfnqNk5JXNX7mCDPhD1LMmElFW2Wrzg7vehVXLYUHVLJa8yj+JXJpJQhkZtEq1vkWnycXdd7FIR8USmjDslXCtR0sCK7pPqtMlt9nh0P+JWKVaNyfUgz2NneZ1ZT294a1u4yCl7Tc5UexXiG9yBDlmvPeRYmbyDf5Y+faxuAN5meT0Q6obEDqB5KZillXvCEhcJtmJv3mtvzQy5iVex9rB7vHBPl833CXCijzOVDDW1s+6vDWAX8XOU/8xWj5duZcnBmKUcLdByBNk7PayH2EBXmHSpGO3ZHpBGp8MoSs1RRXn91TuLLMUWHCdPxXZFpqmA/ahHK4ENzFAE/cQrx/OBbeaL4GVIbtQiiCXRgSsy64mTT3x++TqHyUrGH3b+q1PQ3dip3GfutlU9y+ekBs8oATtw55BsVsoS7fc8v7aaVjCeoXx+9uwO8qqs/Y2xyrrdw8HIx/W0Rz/ueEJMOZk4Pw50kORVK7HMM9mL973seMKxoF5bKleCZahO3wB1MqMrjhpJwhaBxwjf7kLh2X7y40CF91Zpmx850UE75j9JcYItQ7FvXTa47Ep4xssGdvwk3xe7GNhtK0hYCyaWrS56yy9Gk5ZecCTt+u0UZntBaOAGLZncTOb6SV3YoEYnwiEo4xvBwOEg0rSMkV1z9+JVJUAs2niUF7Hpd6h74PCYiPIEubJavm/5rBfnO2VcvKm+2Y4sbUmg/6LS2Xzyp+Sse59h+91/09N1Z5Q09WHTuW8ePKKsIj8xRMnp5tTuCey8UMnT91wD65KfLukQTdJntzR9xaKc83Mfa82gnu205sqRWulASi4rsl1jx95s9vWxeJSQ1AjBs0VJdLTy0WsfdfAKx0Ph70kA6YOFBd9G3xOc6RNSd6AHRmneeQuluY11zUXcckwjQiAFx3q/kZ1yAbvEtvOiYlOtJYQkfVfYSkWg6Hw5xHXNbPsJWkqsrNQJJG82+/kTchAD6/0VSi58oINn2zK3ZBXZesReQ7Xbqfppl141wFKuDASTcp5MEUjzJynU3MkQcQaMDY0c21K6nlkidfpsQ4cmHV4CENcgQ+vMYTaS7stMn+3IAbuJZDW+gyr3pdVnxqKEgVrwfBT/H51r4YezALT+78qycorqPaGwdiBT6BXvZfcxhjec1AyYDSt6CldA8kbrsjNU1BQvK/twITDgoUUdzAhDvBYwiPC4bLArlCjeHFhtaktXTR5PKfqO61ByWMEmwELrmmxr1XE+ziAQhV0O094d2L8PM3a0gk+RLZy+MsAgRGa3ZTpywvIt6hIBxGZWvBS8bNRYEoMmy0j7g5uBKK+KsMd2oNzGHLq6i/SoACuiLmn+r0j9fDY5MzUq0UQXAJKJOGRb8d+qJ0ZOYYR+4MMS7pA4uCpM63AJEItPxioE7u+49uhFZIWTkJe3nXxBt8VSXHKU4ZrOIQpL9Xt41gPvf7o6zZfJWinux8NY9qFFbElw9AqfMfuKv/aHZ9YJTVzTVal27vdPoCO7Nev+2uvRHv4u8yhg0px5we6WdnteOjQYsenIgREsuJ2pCQAw84FUpjkUQz2mkuLt/68V3p6vxAIseYWZ1Qr7y560+k9ymtyWHPVYSsDOLfXz9OJhoySQrgGGXkVAUWLkO9fcNqh2Ac93DBKiA/rRhWyf/USsoG8hb/0iWxXZbdHM//KwOoUVBySyZ9yF8qzurTiGSHIDaKabAGtCdPzRhfCUzEKfRwPTbshpwjHl4iTfO2B9JYrbAuM9LCr+wJXD5RbLM0yAYFMbjExuGj91C1ZEMRylMtOf/UeeLXVa8JLucwr+5cBzyJrcmQzn6GvNlYamL+nip13PLe7WQRubGJuo6UZdSwxt9YDdPX09yESULjYjKvepmwRYXokbD5nF8nW/LG8Lzj6PE0ZqnpjxeKThfd/+I05eKsh21i2hcjgzstmctb4TEopArro20OUC2+zLGlF3BKmmFn6yhKfg7V75pP7t1aEKMSMRErwXFCepGqHAeeJnMctGQ5K1EaGlsf3PQEXTGXyuYFmwcTa8sWGiSzMZz89vMLjDoVVzQgQkFsCltlkFQ06m4T+s4lLEzgYDHCksFoHKMnn+JsYwsZIkNOCWxpq5rbHApHfylF3HvLAq1hg04nkh3CKC3Qll30/IYCPi6AYgi5ab3oiMQL8OYal1P61O3kcJ46LoNY93GCULkv/z18QozzcvmF5UbPYd/sUDmizieBFAAvp+nJG+q9nug/GLx2ck74AF06X5GBRrwhhOoy5V3zd0D6hA8CG8fGu6eurhVQ915evFmUtrw+d/xGF49kMoU/us9JIOjW0jvUhoEPP9HyYbXXTx4RA41Zest8OQAgVmwTftbsGrZRJlXKfRIxp6dMxodD8pSRVDsQXw9SVBA6kZvI8DfiWemrEKEE1pOiyv3kYqFMvmqKEh/OjUZRo8FaHJN3Tp8b6I0C3COWYEjXwR3ibA6LlPziw4Ph5D0s3jquDa3nwDrjXWVLNu7g7tz0OSTvIQJPcwO7Hgv1UhI40JORnWy5ra2NE4LS7fjO6h606UmRAbRFC302P9jbS1tIG3/Ztdu9J0FXNFjp3af/FLbvExAv9CJUrK3uFJ4/5gyZ4rzTQVpB3umCWjlaSKJ6sJ5V2uSVhDEffv9aCPhcG9V1t+YrMpjb0Dzmwcrp8maAR/HNEjaPZE6w8P+RES6IswIe8zGeYQV0yKFq2Bh6T8xCuVV+msyXVu+Zx6ou2fwYhRZNE2Z1B2YF4Pjfzi6fB7SpATzSdIqpxGJteec9EB9IvPwtZLzL5+3L5wJGGssE3ycUhrKKaoTg9tYuZGiad9B3Z5lwDYLi6r1UXOv/sZhC/dW4T/wWRda4rWN3m7Uq9vWCAFZEmUK/Wjp3+24evVJNiUOLjKBTCeBb/FOOM9wXr8APORckXjAWYQ4y85PEQfE4rDQyu5qk+2cYNMSCwmRlI38sO0XWmsxat34PzDejSwxZCL1DFm5u0rU/9oE+f8+Ddwaw8f8iwwDTWh48lMvE24V/zzKPZTZZGIjUfioM6LQegcbcnFo3kHKV45Iud4AszwT0KPBrnqZhYiCBNQN6TgWGvw5jiXu3DVwzLzBo9w6L6HHIa35u30+IIOrIWcctk1zVYggD2ZHFQTKPoa/ENmDw6xHTsmmbYlrOO1rRzhm1jga+h/VDQ+88tNq9yRx9eK+/HijYH/9HbpRMs4XyrEGT1FDOBo5hLUr7fu/8vfC0BK0t7yj10ylUqc/5qS4rQueEx8p2OUd+Tj638xHk3Emd0ESQ8p3iHjfWWfDLrtIzklSwVhtVozrYnFIxTohvES3ZKjj0/jnmczmMnTECIYpvlokW1NINmvIxRbSrzJ9c8rN8GyCCOY7du0Qi/P4EuWiwRpJvRlkAq8EG5RRR3+tFYcfN3cVLGYoU1i1RX/NvApQj32C7KOseQZZayTcldtqSba/pewwOy2zmq7nEnJ959SoD1An99Pw30JUFrIEVza7Ht6gIMfK3RAjUyD1LfoqIT0Sj+hVUdLGeURslE+wE8vsad4Lw+EpAyF1oDmcmtf/ec7x8V1X976VlvIxuu+1eP9wiBFT1nqJpH2INjy5iChF7YPvgsGG/xJvNHPuI534kWF22MKEhSoBsh8NRMO5PEdmGO7VGSgB1NcSTxWJXZkXdpONPxP3EYVtx9UCnL62jkcS/IaY1Ge4XL1opywoDggLuiKCE74d8K/eMQKn7pFj0FaUBkPFsU1zmIF+K17P7MLZhXWG8/2/yqwrt/WRtCzo/Z1MVgLMwu1StxDB98sq8LVFeWpFuEnEa9XNp2w3qniI3DTu9VtDGZNEa0XOfdEvfltZMuBpy1kqFM8n1+bvqwMp5wC3jJqJN5AdXg9CP2A83bipnRaAQ7RZnn6DqQSf2jZn3J1kUwwL2mcIQnkWnvsmKHCdRjN4m3FnSdR0T15zjXdfOKkCXsvse9FJVObJVB5Lqoidw87YRw7Qppj404+zPlfAPrRFlg0pfhH2XaLS5A9UR3GgXq14UmHBaEr7vpzDchozgbbQQ3tH8rg4KHz+0rMGvPJBXGLjUkls6iIiKwiMOB2TYGmjCGUwS2CLHPG/5nAvCobaY1WDh+1YaBS0mBGdKfe21mOZ9vjOdpLwYI49UVAk9zvQ9/UabxqIzh05FNBReRsDTPeyywbfOy4vqb77mvXFsl8IZW32tCY1W34dVcImi3HrHCAdNDpm+E3c0lTVkhjW+50yy897MGkj2xs7+XhLmTk2AmQY14d8MUzikh2idHd1AwRDN/wRxDerY9p8BpAoURYK5CyZ/0bSBVFtE9euDBGO7arvfMpBJNsBwEBwHsuhWKWbsXjFlS1xS5jgKf47pSfV5EgkhGdjQ76YslA8UoVNs6Plag25RtKjFBxrxv0ixJIciwf85Pm2aGM/mZCasKS4L+q3KxIxwNcoRb4W9AUFoe2AEOPthvUNlhDf30WuecsCUuiSNYx7vnAlUuTXU8nJkDa4p+wlQP0haUM8iu2tcL8JtktS/P5kTvKC2mcjG/ikLUBddpikjmVWFGIx+jlsRqFFZiX0b40m7aqfIhAU6hMjNCDJOFcFb8+DXCffLUUwP9hzgL+cCMqD9N31RwNS8AUPcVTKhsVnfIoeahoRwAfRVQz62vhaqYsDPieP16Dc8LrD/xE5VQz4MI5MZ8E+6Y9BApzNWewnj9J8DmX8IZAdpe3iRhLVtxGMP824evGmm2dntlTlebBPoxm/ekztIg83sg9x1HEe4jVaNldZDG2YyUW0iAd9TT/zHKLFFtBzzpYNMoUNLHyBjtAL7a4c1rljAnTvVqZLMTkFwELgysxDZpwQfaAL6bbF8dEHXpqah3Ar6WuP47VdoNs6wExqUlXxsHrTd8ild+qNIIe6SgdMe9m8Yri+4WrYckata05mz2PyEDpKhDg8/uoFMtlOW0IbIlDNjyWqxxtSWBUq8sgZGNU/pm6oqH1KW3hTXR1+uQWeLfB2TwcaWm6fZLlx5PJEEg1AUhXGZu50Z68XIFMyEbloZk3k/mnJnFynPD0qNr2PU0Wz3FpBe+F9YBDV5Tv8cB5goajbl8W0hFwAXChosBt+ZAzazJXsx8YrINnYmHWVcxPvdDfywf5BKaiU2xzR3obeJu39B4/8jSSxTSZJtQWUjGGofG/bNdd+iE6eGbSFvILMWVifTJtmNzNgqwq3dICsr63RCIdLtVuu22lTZ2eiNy5sQAj6Buzmh57SGcIbm0YDZBbg8USU9W24HtTN2Kf2IDcbaUDf7YZuOrHOuOpoE3BfGO3dk0/yE+DAR2gSc7jTOYphqH63b5SKGV1AUPMp30tB7jtzusKmodfqWh4QmrBC72lbnZ0dHzIPcn7baxbj5q/ZEtquiy0LiLYKhwFQQ8PjTsc+vTqVfHWYTtr/GOzsUuZ0VLnvJ8dp+Gj0by+mMTioRWg5KPWa6g8mNawxTw9uCtsj6Hp44JbICbioohHfq0jxjipXjHLSBsrmnzlvxyY0zzhLHnQOY80z35X/JZsst6DWh+r22NNpwq2GRjbJN6y3YYcp6p0Hwhprn+7YDkLadcfsA3ClkgystAkR8gjr/S1TYLTxTNvv0mdQJ3Q/igqIzerk2ksopq6N1ll5E+hCiWK0BckWqgISzsbbUccP4jH+QoZB1sY6W0sCoOE3ks0wC1IICy9wICJiZO5TmwW0agyoPfKHdfThvOB4P04hhnv7iembd/rbeEBuMzB1HmdJhihX6+CHrG2VoWk65tJTewMviZ44Bj/NZaxWgiC9obqaYkRuOi4idunfFD8AuR4voYEMg609ZwzbgHPCo7EE2mdF3sLpc5m7k4/RzOgCqCT75bNISHP8Yff6522Fou0t0vDzOIcpQeio/Gk2mgNWvM8RbpfmbpzV3M4p/qiydBEHjwDqxcxmaCRW+iaZTqwASl0o1o8V5CDPpRWON1m5Ji0g/fMLsTQAoBGYN9whuMcX18RN7dztvRjQndO3a5Dzl1dxuTjHIkTARJb8Xt43E7hUgyrN4De+/BVr+HHJUXGuU3AXhQMweBlMluqnNnX2OyuPon/GTKJ35sau6l8uM9UD5hAyDKPnOY8rY8NWpC34fav+iXhT2lwrBmJm76Ayu79rCyps2xnw9LySO2f2wh7uMzsAYQ2zuz8AfEzyxO4HVfEiyqP8tC8Olzck1SdIdgleHfEQT5EVDCe+rD4RWTSY6xRRN/BO1M0MogOuIt5CFMVJ1CHd+TRDUYW0kWe59QBfjr8GsleCzhthysP1tXtOjt2N9Q+EiEmjHCQEnv5Ea/t/XJbKu9Ln76OuT4/43kORii7FRIaXkOZEcnUSx3hFXb4J0Id1tSaq34Hv6TNF8iB/LP0m/ENzXCjZus9+GfwQ1tm6RlaQUksZ/Fv/YlnfhbMP2LB5wTmWGIETq1er954VCSviLmZM1a6FYLPBSEmGZvZ/OpBnfFoMOH6nonyeP2n3SHA9DIZCad+8MmSw9zK/Kd2Y/1D4azcE3GSnLJVJZLUpQkQM24NZjsmMnIOplEIrGeu9XvjHKsxh8aEaaZS0p3cGc6MCTNVczSctn6EqwFjBENGfQ/QnEiY/Bf1D++FmJhelLhVuvvvyzsfOBh2BhwEe/m8To7sdPJXEvHGmX2HtbC3f367AhwKIBFDawl3xB1RzXefS4I8XbikkZMX0irhL4cgbaAfm7SnjcgQOfz0lCbRQySR4KEmv8S2++cH6MBzfNQpNE8lkE+qjUPc/i/QaOVjfh+KhF9OUVG1pg6Xo+SPAQ3K4uEa/5hHJgUGGmNk+d3Y5qkDMhrZXPPRtxmuABPBW2eKE7N3IXdPYDw5kh0Vgz0gAPk+QbWlLxBOtzUHqHO+sYhVb9JpY0WNdZA0f4nwNuCHcO7paXcUrNudheFprIzrbyhMh0X0pxzHVGT2H5SNi3+81PZ2XowQavozpumpES9Ofi+l9ybxQelZ7stvv86cuDJW1iTw/o2OL4BudqknECxL409CmqoWG8bQPy9YNh/P+RoJSiPioVTBVdZiVh4dTnLAhZHx4dLSuZORfIW0nvhbpCcyOf4Rqqz47cVTsneI3Bw+LlblDUfsv2Tli58txiB5uZIg0QeBTeV6O96zvLQ1OtxOfDCoXFRUgEmX0qD1Yv033PturH41SG7UTORY5E00Akc3PGbGpUhHr4mzsHNprMdX8XhAeNrOw/r53vLu3ks3IYg1O0yCPtQXqHVOm8fhAg5cOJCN9n00gjmH83apqi+pRm9eEpB6z0UgREfMV3KcKcQdlkrObCCDzx/qMfE8JRweixnHndkLAwTQ5FCHGe05xL8KJwuSRLWDy2fu9OLLPsBApRqrRXNGnEkVJeMclYsFiHysN+1YyzMklbX04/JMxN0upASuYLm1F/grMVVYPBalCl3nxC/3KwbebGbHyZHrU0XoNRGFVGgDJSGAOBLQpzitBkRiT06QfnYYI0uYI42mco/hwU412VGrKcrFixHClRgcqsCwUqu/DM8WkiwMIo0izW57wC3cs7ZAwAOPfr1uZZULjTOSU0eF0Ar3mb6gMp5FMprojFehRu6IMlK+M3ThIPzLgfn3ApilUohGyZQbADlRnizlZxq5JrN57AwO3nR1eJO7MMmLcJcIklObdvasQsb0as9mLu/U+290If/gW57tHKcxXJSk2JIjUAlJQziy4jAewoON4c3rd1U22Lz1jsFtZTUI2xr6zfiqiiJJODDGLOJOM7zf2p1TijZoUhyH9uj27XLyb/8V7eXwYJhrt9cwjGLsyP89M30vWPtM7PZ/MgmARdHe+Ay7AKynIAhmS/J1xri3vRS+Ux4y0dTcDgE10sXD9OFeH7NExB+dJvLuaFvMsUhBkZYGSsSEEN2cNEKID/TYqkHf9Fj7zEdhMfaM4gmTJI5d4gn6ppCwRbcc3g+kADp3FP1Vxke7c0GDK8MtPpBtJpRz2NsmkZ9cU4NpINW4ZquO0WBktegV+2u6gwswbRhytokI2w+H7BRjvt06+Tu70M+ApHmIW/h6+J/7AYFjFy/MxkttjHYvwBj2pwMc7NLsdoCbPO74peg4wxlu9DUvz9qI/7imA6vgkfsU0xllHieVMcoJD9BMmFLaJ/NL3sTxXpbKbMaVwLYpUQg8y2O11ISWWknOcvZfTNvmmPjf2HUHMru/HMVzInfGYn53RFul9wVm2aXJHS+saH6oA/5iod15Aeud0M3V3QRL9TjsmNlYqChYk8ETqwtGuStvXVZ4NZKmr/yZZNFClpA3mfv4FUVSP6wqZKZtk1l1CzBQyHzVeCLuyJPU1nnG0/vuaaiinEfc4mPHdc++90QkLXMFELqg4vrpPyAV/LyrBHOKqmAzMsQmfpB1yYDJWs2IvSuT51UwELv2+nfjnVvW1d77k6NEWlIO/naol5UYqS5D90Rh86U6S/+DLsilr+AS3DULVTr/Y3U85qsgXpd1SscPl9f/b/rfrtBSsDao15MUpwrVjbOY64D9yYYtkeXaxQSbkeKU53mUB/Y5+DHEFXlTsly4QP2ZUCM/1avoAq3kq5KGbodA6vDQAE5gzIjCR3SgGBW2NKVFNx/pU6Z4pfrlfTwQJERZu53cSG5f4aPCiIaECRPb54g/txxtuGI1CKaHS7duPBONfwO2aTKKXgr/wrgXxGb0nmwHIweF4gk8P6gkfSb32x/jsGavQT/EfQWxnBnxnZ9HwXK+LY2Eurmp0xWq1ZvUg94cQNXi+vHbvYS0WJFbijxPMXPUUCEfst6jFhsW+XA4TNDNFtzLG4vTs93LCckHVPtcVkPAusK3q/XbD1BLR/D764+dxmUP4Uu6cV/zu62hCcQXnTPt48ef3ATiqt4NZkezsRlSlsC/O5Q+IqM4bcAwvocEd+wbZx1LboAu+ihGQLG+GJalwRokZVxeJHNv/ljamMOECHRta3mpEMAvxE6jC+m5VdOzRf+rEWCsTpUy+OLjvTDsIM3rOHO1jcxGEHaIHPImaq+Ormxu+50fTiBnFOaDM/9AjpanrzzcqQGPexTQbMAXH4t+fzwRtwxslX9mj1PSOiH3fzuiLQY1K5+H3mZpJoMP1DoxlsxXgbycpWufozuw1IhrZyF9XfhxwUFfk0FnLxOU8pxOxfUuMaBBxNYw6vydU+eDOFohVZtI1ou7mRoS25qFv/mhCZDMieyrTRaJ1n9sSc7mnq4Bwc99R//Flca3HEOcapiHv5Br7q4ccRAtHjH1fLRlPxIzG9zwj+WqogSEdiJaQ6siFEPob924c1WOdCmUxJ3QbQNKE48RZdZxBPmKLKriuS43eVx6r/P4BlRTvm43WNvLYkAXUDW/RQ0NrNg5zXwA3AAjwlqEf4MLgIB4dqzaJaVhYgSUK6TiFVS3WJkW9rGi1GGvn75b61WM/Frm8Q0VTevRWcX7HUEVeNARVbm9BQoQf4cTPRdNmtvUsG/rXACtRFHLIv2zVIJid/XPpsj3znyLfDn7u2dNASTB9dNZ/5QC3O+rA3SAbPQqcArF1hGDJGL2FVAV0VHJgEi9F1/qL2ROJFN5rHy30vT4HlvAq94W+ZYtql+8xa8vYVH9OQ1JKxq2dILuPfCanxSiee51J+q3OCxHgxOsyNLK9HLL/G1ccIMYtJLArzAEn/rvFse90NOih7zJQ/b2+41H85GKPZdzS7XhnBUdZv+/4sd9xEAzQwZ/RWgDQRfR8jTaOhB1O5/Q7nABPVPGGNpokTIggEXNvtuIiVUItOnjq9BRVGD3jFDOQx72UEDRvCHTT4MyJ7RfPI6rOueJ+TzGRtQ8UOjygRXQ2pbgWEgq5dqrHlwVqZKbA2p3fbCs8s+tamVfLz9SzoUseOMnkeSAx3Lx57/VDXi5ngDJbfJpinWKG+ezY7IAxtK/3dxEuKCo+PpQXrJiI3bvCRaiDI9CO4fyJ8L0C/DkP9xC2F6wUrMe/DFPEHS5IWfCta4A9xOASs3vo11HUJEVBvhiJGDEIZlS48ngs0VvN7mkpAxvdSBwk6MVsm2m8Kk3L3HAP1LXkT5yoMb+8i4VTn01yBpPCNN+g+ZLUCJ4GdgHLDwtc4OVFphTwGXUlVNOzb3ANQ6NHIVasay8u1cgfb+BMFNkdhkVrftgfDrFoj2/rie0vmDaJlJVObP9USb2odT08Z1MnBCFmmz7jAkg6zDWGk+24QPbjY4i5kj6yPNl/SIYZfT1qDmO4ObhY+x3x4WcsVVUYRW+DtjgFJQEauiJiu58UnaeW3AdFBeZoFyo3RauzMN0Z2AZTTkqvKnWraBgw+d5rg6blYIcROzS9Do9PjS2WvQBAPcZYlY4YbZY+Hr1I+WB7TXGB/jcG9h+1YPGuIKRCPUQmSZQW/IFWEn7GISBvn2tQT9SlDxlAgSO1s7INxlIeQEfuMjizw2RXTrKbIJtUlsstBFXUxI/byUt+1+Tn1Mzk/sSKTXQw5aNyxMg726jD5cugIfLtdOwgAHWmFqyxozh0YJrZS/dLJr7hDrwABRJR8Y14uB7NsJAIpD8RBGADCNoBosb/Hci34Hnhb3fK0zC0dIOc0YSSFPaM+Gl9cBRea26rTEMtZhhTwiySYQ1DjTZDQSnIG3ArJRkcu/UIPO7Cdm++ShvdOsf6zztQZZzKHovBkcv7vzgXtCCMyO7H9ZqwcOTKRME/XsD/kBs09ucUADSGTEBSK/6wmqGPrifcpXhsnIjPF+T5DeriIDdFnR79HA79VXKeA0HoDvULgJDP63Czyz/sMoKhoLwh2ESlsZZtZ17BN4+YX70byo7lF3PyYwDYEToQ5GWDQbjQVmzI9fhAbhzrv0vznWZDZp+edZe7mHX64sZThJ9u0i2hBzuk1lFRDNyMo8JEnFgvZACyG3saD+hXvXMD43JpYEvPpWK2K377kwIkSZtbAoWd0DS9mTBdAAaJb+U3OsXDu7wXbfDFHuGSYqInWvnSB2MQfBL/zgm0OZOxZcpmAzKufdy5nbd/4YAuHoqsYGkOTXfVrKeisrlzkVnEz9Oe/j91KO5Xk7K7s2RXgad9m/R4Y7GJpd6YPc6w8LYULxKKeDfUSUJoboFbyxlv7Vgf5ya2ZFYiBP3kX2aEvwykHPOlJ/KdJGYyLswM6ojiqGEfhGVy0WZcLnXt6asWVk3dw2l0NP6A0kKO4lKYvsrtZJVpWVJkwXGE88N8nlASwjaHgfj/9szfsCEidl+E8OTc6wYFvET8f+WymALszhaBJjGXitRqep+6K101FW7c+8jLOhZfhN+cCtYxJSOO8eIw1ZCkPFmFyFNB5P+Hlst2+Ng1SG6NluX/TQXrpuw7Hh/8DE+vQAh4MoREO9aK/rIfHL9QLPJk6cjdf2WouLBeUPky2g9mebQkmJr5N3UDNgb4he1e/HfylEl0S/CKVi69nFBlQx9R+mjl3fsh2NnRtrsdRqnDu409tB+n29Z9NY4c5xbvffk746grVeZMEzUWzw4Wf920b314O3Prfkpl/Ew6L1cM6RolxnqwbAOCBRbYKWnKyo0TNXVCyMIYeL5Mx9MfcGvR6HuWQfypQRLyzUc3KQ599orHq37XZLjuI8eY+9igxYQnxRkZ82wVnZPiMgUy7LZtX7CLoOEvSsLP0rsF0AUwwIRVXwcfZL5STsRSLV28iLQWODdwBhZPl2klEcY/DAegAgW0oTpUIzisUoFRLjvhNr+GoOduLqyGWIPqO+VBdoCTZSeYebcSJPto4Jtej+zhCywebq37XK+AiKA+yAjdWyXvW/l5VKhZSG8q70NGSxweJ4nY5ginEKveW/1hNQJCAYPR90xGVdDi3RJZOnJ77fRiO8dZeU5afhNSYfJ/riHoSQaU6lIt3YZqctiVptGoiQs7DzaTIK113zqIFnPCGWcOrib22PX/3eCtVCKUmwF0S5g17LfmcgzYMEBHkQCsYzon8JOcPKSyKjCjUCAQ7Tj0mDiKkZ298ToxquZ/Zbu1N7IA+DFspSRqKOkwoMESSAH/6g4bvTtAyXp79N8fUar9YKXpW5A62nB+HEmTnikvubQmRWcpF4Xlgob4hCNGZ1Nv3ztMq1Sn6CDHiXWhGRN1l2g2wrJOfRFZIEeSPpevSAKSUAqfYFUFkDUyKsfc0GUdTjqUHU+yZ7j0ZuHdr/9KQLNtmhNTS7YyXjBF/XamDlfHHqYNfiKVgP7EP3UKhLg4lv3X1V/V+9xOA7i39OjQQOIbS7/v2J3lD7rIqk69xE8FQQRobCuRhCB0066t3LpSHxYedUGsTMZv2zIGv7h7W/jxGzIGHCzqfvpNRGwewawtaoa1y5/Jc0DI8WvzWm+P2QnB2EGgwTYTSF19R8C7Ig8KcGDHC3EjqwaJq/Us0UmDzVdTZYqQO1S+/vgj0adwsKW2eyb17Avx+Gts5jdgIuCzNrxLMRoWIdeRPkEZVRbL17RU3qaiXid2LKJ7ijuoyBI9KcsywoMWxwjkrhz+u8tM4quq5zrgkqcM3G2QQCgeCCNl3eXbF+4ax+BmhP/bjkLN+VCoVtU5xXKp307mpHtrv5qrB4mbKYSF8QsGZi3r+P4aZGxgLiaxrPg5gcq4yffTmUKHkcOR8oYuMOtbAOyyUr3FMpYkVDshUMTlxIrktZQTYGPdo/IbhRhqWpeu6cryeI/UhhTZ879UTNzgJqFUKF8aWKJyK8452lSxtvKfespTLyrPeL6tIZfnDkc0HtXGgw4nD0HmHu6ffKyq5ppX64Rmob8rOZJZfIfDZnJP14jVSPNnRKd6BIX2C4MH4jXPqraGDrH35tVzjN7wBuEYVMeZnJ1jVI4yXPYXjpo/32RLs+ZOeN7Ybik86R20/1fkgL7XJVGRjZsILCrsCdARoouAJ+JxxCU/zhCCM3oOaKkakh1HunzevimKCyxZVpFgBPV7OiIVZqP0FvDm+j+3kSomyRQklLLm9mIUCRFX6Iu3X7WOWOr7AB+M8SOdNFKzynADcFBy9kEALokRSBV5qA1JEhC9mP7wBnAIH2VrWFsdbpMlZg9BMwV6j+2ORTlF5+P5EtN/sONYbofQTiDkbnuF7mVPj75z0vrYSSeS4arHnETC2GW1aXZTL/nommq18WIVB9I2jaytEf/JV4jpMzaRkh8jAFjMHkdfoE7r4OW3obRqa6kNMs94ZKK+/mvFqjfHwmsbjXpz5aeMP3hivELOnCQgTS4KBv5N83yNkao0irJvh30k5V1R6nxfeChRvDvfiqV6BgQIxaSTM8nHdHmfirtVVo/1HKrG86Xh7GRX5dFuD7n6lxVA31P2xJNB8aXpYIO81wFQTiTA26VO5xyZChrUa2s5TPCZEOumnMOZclOoENNJ0vwP+cSmLsFpo2opT4DHwD1kcsauAPdbJoa4F5tSHhfNIop+9+WoOiGwb0IqsF95gfynE3kdnvXdtbWy5PBF3Kvu2weo926hyyIbG+xS9ms2HUSxAxGMEv76bW52mFcc4k9IgxwHdt/1W7y1IiyK2BI5uDdkPN6pjbcakNsc3PgBKifxUOoapvhR1OLV8GX6TptS8JDkpvz5XaJuJhySyzuBHqJAiksDhyirfAgdQt7vw6p8Cy5ni7QK1vGON5gz7mXt4vMJxOs9BK+6sy32RNBmhXmCgxiclDoGBZoIUHM2wI4dSzCq+wbHoVLO/R+oQf4HLaBAWOAtLO/LZr0do15ovfDH6xU9rEHEfdAalBDnRGE/MROdd6ZpjB7lWZnFnZZo6LoCoAIjMNsrMgcs5sh5iPMnHdFPmPhtR1q9rEALKN2mSqpAtwIBYGv6j3XS6DqR1ChIYfyFVzagOLNITEczHfrK7cSU1zR2xoEOZ1bpwjf2yAvEGhmKVTsEEDReHto/IPgEeQo7VBuHt45L/HbQYw/1uzEpQ5O7GL+bwH7nzgGRQUx77YRuemtL9ejrLY2Wqu1BdzphqA1utPCIAe6tepGHdkB2iIANubyTd+1TMaFFtNWApN/D7Gkae0uJ0l0nr80dvxE83XA/+RksDRQBnGFW+Vdtu6KHdtRZ6j+RO3rk9xFDqneLqKVbX9o3DAMx8cruW4A5BubH5nU5Mg/DcioNUD9KL/bdNOe2gBPY2vZLDlsI4huxdmgEr3eexNE5JIpOgcRxj1zxdJ2noEdsmSmuLEJCMTioxPNuDOcih4YTrjKyKSv5OZ7KhjbLdsuPGPzGmVXxqMbcYkMDclbhKVoSID5dTGcK3cX2EnrN8h79FRypUNFlVUHKAPwnL19EbL0bYt4mcMZcDCN+wESqe+D3mjg9HcA89Y4La/sQBAcY8VvXcwCsvb2T1radiuGtlM01xv31cJF55F+tnYWBhmcjJeyeHF/7s5zVjU+vjpHhsql1eEyfAGXOH1lZrh6mnQcj60eGckBxxRYYRy/cSXTTQzmcqrUaadFbQk/7U2F+DXOU1SZs4PoD+RA1tXEuAFBzLCtfzWRP6uADi+OpEsQCerHZudEvUKhf1YctwMX/2CTwvcLJ5d5FeW3KRw9MJmYaIR61NHuRVjA/meCBsH88ShLgBaS07puPeS4sCvGarpr24ruX4gdQjqbseAHSd7fjrdFMlXy1/cOgsvbUkZNMHdJhF1hl4jVUYwPDpYa1ZcyM7pqg/g3E2PXOFU1dEoYDAk5AxaUxbX+4+WbA6SsEV2eNU85fmkHanNRxfL5qKi05gqYHPbqG7xd/9zbwgooqczQaVuw9VQTfeUtTxlSKId3jqCseieNw8LfM51FSGPczbmPnFvi4AxIF0koVmPE42I2MkTs16bUsqa5xeDoAd+V9Rxzr/lzdMrs1NCU6FLbO61Bd8JQdTTHywum9fEqCwRePY3rlogo6Q6Xk2zN9gQL0Sp4VCZBo4KfA5y38C74F+TPDofnMb4BYj4kB6Kj8CYGKmAf2UEKnOxRbhXBxNzzbk0U374kormyIGDJRb5dflxVTm0QIjHRvMwPRFFJzJDjAVstQVvTqRwESs253KnmptcWAT4oHdEP2TExyHVLyslBOAmZhIor/nHZbxWsbTpvVptuGQzak2A+nIUaqPlj18fWKgdnh7RcBTgCJFsFoELI2sXkeZ+hyKNcv8s5iytY/AIweY1cueWqB75T+fEPAGrTYL+MKZXNzI7HfWruhdRq33AMriE/IQGL0Bfi5dj3mLMRAYjC7P0uH/EMKWhHkk5xUSfJvPv+rIn/xMTYWZUIoQFw19BnH+s5sIGS6bcB98wNjYM/NQC3TT1F/apoe1QFpAzeBMC1ydBwnYPCDjKAvxrIDyHCw6cLs9JP9aYnTcLWdYaJeRWu+KI5ryToMhUMGK/UkVTDVFqGUdHjogE5s7ya6VqmHo/NNjQJFv/xoDQkVY3Ml4pf9BvWM8RyDu17/CFyNm9mpSJYSXliLpN8fQ50FFffHkYoA6HAYfl2h8FqB4rpeZlPAIpfOJ7hi6Uu93nLqgzH1zpKY38QZoix9coVCppSiyYYoDlP4WvQ3t9Ex6IK8WeACVMfC4C7Jh3MPkvdldn0RiHVOD9QRB/fFwQ4KG1x7jIJxUfKUqc7+oh8pP+/DhRpq+QbJ8QMD7iMjsgpv/g+GC3sN32r0U2paxTOzjj68zC5qiy3qT2eBz+NQ8dYGOKFNAdO7qKHjTcxAdgf+l5u1RjHp2grWa+aP72GeEInc7UVe06Mn7lYQFUqCaJyqSAwNrT+tu9/W1Z1jAH0cDPMtGeC3tgZff1k2s9AGyVT54Q6ZmzbK3QsaUNuA2tVyw+xSWsuv94lvat253aj9YU+zbWJ8wiqS1rUzJv4iyUJImQc4G9C+0okdgIjNcJWriJlRGxAGem7fTKlOkjkcEDtX1ZAsyWAPOPiE85RJUFU98I4NXjJfmyqDgtGG0Ajp5e+L1vYgGMTxcoXQiq+7kObQyShQzaUMf4VmfoCH8dlGlcz7khd03uyx0StpqoPrdKuSS0koogziCWVit1uW/NrJr0SABXjNOpQO3q5PZXKG03UNMVdLQ7PYU9gbRObRw+vfhO1CAxnDJosFPH46+3kCgPGvqNjy4dFiXFJOIWLS9p9Xbb5vrpHLhRuosgW8LOq+llAMgni0F1fI+DLuAQT3dVB8m+phevNNMoaO+GvLf6ZW83RgL255ianUfhj/ouGlX6lOyiJkw5PToqgzK05dcn/0q4OoRWhnhnHjY5w49xOqDKklUpNz/DVpcXj5gEnbhTXSPP57xNvdJQktwuI//Nk+gTPSk1P7wI9OMFePHsSQD041CJP9XJmfZvNh53EQLIhKFJltGcmgL3SvHJekQhAyzUBIxm4SOm5g76PZtuxbeJstEqkJuSMkYxPlAjpe/MJhVARLDsvlBe7g4/l1ogUchIoNIld6JL0sJcM3OTDgg+P1SOg9Yn1NKTSWn/ZhA2Pr8kZG7XKYrgpdRVcwWljsGmjXqxFCloJa2CrctaXCB8UQ6eSkoMOTSRe0l5QNvUxq0YHdC/uPEj0I9l2a85xTGImU+t/UUzB2qGH92VsziG7oD/w/mevRdPf+awmc5DgtbFU3avnD5SHe0AU17AxVctxSKgPZq/b4LFcfVg4lZiYQbRaue/nbyPO/XiVX+cggwUAYag0QCENAkfYuENfw48dkxHaIOH14mv+f6PYrinI4X7PIk1jmFjYgJrckEK9ljXzwMcdE4tYkdaKjtytMKqKsxz7natoa/FHT9lIX8Ub4g3f1szHtGwSgA5jMcm+fdPACjbG34kXnCWa5CuDB005eYFinvhJhnXY6+cNiqfeNtBV1oqAJFsEv4M2EdxgujRAHuZptwTmSUH6x18jk5RdGAFkuiPcz8UUSu7YNpIOuOcD2So/gTATc3VCbx+AlujwkJdszwC+MLrnwyM566fpw0k/9zaxCH4bjXDhGm2yRJglkqjFvmM6EXdF8exfbPACDCI6aU3xEWSQ46El9clbNI2ypFAMdJ0ndr50djG+v3qLkZbTwLa/zkoNBvDXZ4U1pBtIR0tM8AtEc7Wb1eQu9VQffocHObhPN2errzzej7vM7KlI01KXD7ytcHbFc7fWGtcoZlNzkH5bhIxK3fNFEH7Te+/44vjmGp3EFrz33uwgSIc/r1GF2U4SxjQMvohpuJk1hCtTC6UkORyRv/M5zNjNsE2R8nEaPPrT+dVTbp4Xkg5nKH9bNGWvmTN++ThCio/wDQksGJB1hNtCMjl3fQw7MDCbb7ptXp7wZXbq5gKBx7XMudy8bIeOvXqWt7imNIT7M6Tx3FYehL/uMnjtSgYukABFrfl+nDue4FxCOOj3mug4FugNLiPv1t3FzwdfuE9BvLkVWsbLnRm2kL6m6kEu+8wRYX+dEVsOEf7euTdnPr06Kn+8L7e5Yd7BvU+wQNbScMCu+Acxq1Z8Z2OQf2+QLnczs8DgVoTafIJ6tsmp9gitOLhRUf5TjWZCEV1hxwDF5KYuK8QeALNWbIlKsf/ajMeSHBsEyI2OMkIeCg1mRwKhj7AfXb89pezpvR6ZMv0ItPTZJKrMbH22toidhs55F7yRZMFlJEc4uioP3Hbu/kfmHcXru4RsT2u2QUbTWQpRCnCXiOfeV3ue4KzrLPXCVRDIZYlVKJ+fwCtNqSm9wyCYpwDQSL86F4Q7d119OZJOdUOnDIRinEaQyBCg50R7PvUpFYvRUc5fAo4Tl+op2Tsu0GVRlsqGVYA7fHAPPRZUAieJCjKVOaxvp3N6AjYG6F5AG1BF5hq79YtE4ayGrjCT2iSBCtzLyXO4CnLxo2wASoL0KH6IPxEtI3kzqQXX74lRTdYH2fhFWon4pmH04grzV7YhPYgFEdXfzUZdd90CrscWVE3poOrXD+qO76qbspOZgQxJVrfUhthHGqW0I7RZdKzhh/NFmirxlrGVdLC4pxrJPkElRz+s+VU/ImWPvn0MAPjIZWIkTC9d1PIc5Z9RpBYql9tmcg1xL5qLeP+nv6CRCLIjKbxzdgLq9XBQUr9Yd2Aar6R1fHqVT9OSGSJdA9xVlo2Z7Mj/o5ndihDUSOEzecEUhY9V4SB74jUHCHgiOv/ahzwDTJ3GHpXssC7sxlV5HXC61lqIgRXe3MII53nu2RvaFoo4a3AMxsiI7JUYt/DoOZJtyu35BHvZxBZU910ftBGLvqTZdrtMxHKwPynIkWnSXtCEB963m5R4UdnkwncuCBgwph9WIXYhSCuvifdukrP6oe1ekCMSUBUdGzvZms5q6WOHUNhZuz1k98qxuNPVmmjPijIO9+oNo1kWNvw7s2fmcg5aTegm9iJWAxY7PnnCX/Z5WhAoP813KYSFlY8ke2+nHgFzC8i/it76l7tiyy97iz4H/SmeCy18gN929KoMfPDLq7nxSSmI5geNTfLvHD5THguNayN2OGJCUoR4T7KqP0JB/sC2Q2hHH5aQYBiD5DcEwbLdwkTvx1GJ498WwOQlHep6lBAQl93Oki09e0SvzAot9A2s0MIZOAwIg7EklHDKn05sJR4Dc7hPOTEV2EHU115fm3zfxSYcvLDSNHQoLLuRPPGL+x861opAtMqwsbs8PFbzvslbaNt1g3aU8pZNwGJkXRV/sjwbTxoA0wMeFNpyOXGeeZCL3iLBlc51puEvzvdL/dBpr6XDlEcFx9o/6JGIkbFgYK1w0+0z6qmUIs2u9tnHdRwJyV8yip0/KKoGPSEby03zA9qJxgjaSt1zUbBG1m6LFHe96D9rQMz4+gv0/87IvOVNtme++ODK4eAVVULzhbM1RQw9d3onjIf4m8bVL4tGCyXFh/a1LZW9mrtkJDENyl7mR3W8OOgL5fxgA8eMrWCm+pToG0Yi37HWdA78AduTazjSBYmEeIUYjd+dsMcHxGkIao54++JKxVYJLmcAi5yytvTmf1fBh6Xltt/fDqBUU3cxDX1E333TgBfaOTwJJ9qYXYAzgoGdA+19cred9WCMJ+4JOLhj5wwA7P1tA91n8hWjy3Q8gNLtMpZ10ph6zQPDfhP9VOSNpuYl3G+Y1t88PjHPpkMPp630+MR+xhyL6/OLx6UH8QcKvnW+ADsBnn8jVnX98129OICSZwjrkkdNKaVkvZj3a5Azfn6tAqSXvRi3sNJ4VUGy+kLnUGavs2llwItzq7zaQwc2ITfGuBF8b9pOXdU4dUllKH28jcSH/8MdBbXq1Y2y2WdyxIlFicqKec4GK684bYtL8hFG+eaxOqb/FlDQJygRaimdw4RhijLNwYyZF7i3gAHeHh1Dg7K/en8b7UCRTIUc9SaurxpbIVXamTyPx+wE+9N1ePg5Bw8IWB9q2VJq1E6k7JhDJczSSRAAqTtkpBdNJ/LTKIGdJDVbSx2SvCW14ESW3N7oaOeIN0SZpSlucdoAAhvlmMOx4RMXqsYuIJBNBaCxx5Z2tvS1GyzK51GzxC8G+3Oe6QpoyPvwnjkaet7mRRGIMGikZo0RSvtEwJya00Z08o+VLGEXN27CNKsSCx9wYMN9iNtS2dKR48o4Uhuo5ivzkd2rQG4EoZnw7eLzntZ5ytcCWereBkSq8ULuxEv50Cc4N4O/UiHl+04i/59g+yy+792VWdANj8FYiuZDvZa4YTGOZUJJ8/ySRgNKNfq3UpYtcGgekfDwGKzHcK9oVtiR3hkWF8ii/XBK/4PRf8qoH4wpzdUyaQse7nXKLjGwR0o7G2AZicnUH8aXmI+fK1vJYk13JWfJjDowVeu2JBLNzqRCHhI+DDtiha9zv+X3cagojglZVaxw7DOzpky1RDaipDVIG40oA4GiHN9C+xo39s3DgD+AxYR6JA+cd7Aw8TIuXHEnEyv2lMnpzp7w+26iQzDMh4QrFA1iWf+wHzZ+c2Q92AV7C6AMQ1PkSGadkgkBPux42w2UT9pE1Pq9Su2TnpczbwkSsetPoZ8g7TBThKj6CSqXsqJBc2MbqGPDyw3UoxIfX4dC+Sq2I7fQ/SAj7Gtd2KXmgl3C7497Hs+F+0upBLRnoSOYx4pCN9OruKIO6lJdUFMDmTExw4ckQw3RI7aJMeCYe9C6VViBkTfFZn75qLyAR9kgiGVLCmCeLDMjQ8EboryiDQmR5WxMKuicYosN9WMlrvbYVS/e4Y7B5RaFOVNTTLOaYCMkh7VTobapZmaXoqauzEXWV4TYCVbp3BuVDXeqoKHBo0YOzDbxt8G8878Phl8oFWgd46JdVxvCQY1fqld3k6AuNcA0YAnnC9kUr/opzwS66XsfNLMuvl+sMSuS7jKmTl51THJZK7GEU9AGoHh0e1CxtwlkEZmybiGAaDXqWgCbEnuRGZBnaqI1DF1cxZ7SzEKogh0ySb28hDkwQp1ZeVxzbSJ4zWdHo6rZ7NzrTwyFJepimageoLcbC08zAw7VZPVQPYYAyxktTCIjxIbWBhOqDhCMG003JVt4zq7o+i+sVSFQwPA1x+EoCcJHFNBR0QMJb1Kn8d3b8KB/p2dfrCvHyBZrZCZil8/1rJ0iCv/rGaxL8QD7LE+jALLxTGhClqlCaQlzpHxOcQDD1XHjM3m2KtclrLH7knVDKQ3fFKyHQZw9hLD2i0FzqUpYFUzjvqHN/JzX6qQS0YyAK7o6OPGm6dezmk++bpUtxylxdtPrAYoMKs35zwrKWuUtd9G4uvh/G8k0/0cN6Oo3SBJlZEpDkWj1d+y/LhTsCW4pWFWzi2ZEEVCd1M+48tsIY7t0gsSOZBVkMDXwgOCQ/FfyO4OHfO+saxCWBWwSBz6ofOna6HA1P5owM8iDZZd0R14E2uQZSfCawtjMWCntB1yPOq9DZ/xzcELBGdQ7z9uKVvY2KZKbwbcqCFsxwSaTPRw2l5OjIdrou1Aubqg67fGAMww7dJEkayl62u1ywGhKhETU92jn/BLTehq1j7RITmLFghKFM4mRdqQLcHH7o+6W7uIxY1kIXk9cf6MHoQZSyJdDGcfUNVNZcYDuWlETg+HSYdEJtoiP5G2rcQODwnDgdi6xU6TUKS5esy5oFPIXVG9ukX5PM3zWmWVhypwg63NcNQNggksJDxMtd5vK0Fpl3JaEeZm9YJ1MaoYmjv0kav1b2vQLHHMFbfFwMtlCrhj+RD21bbzXjF/3YX0CXJeXVty1SttGAWjOuVz6sjUWVNNi98NW39IgCJRiqwyYX4NU6nwr8qVGg2X87MIeBAceI76UDvrKGiScB8nEv9CE+Ilc4n4dcMHHdCE6DyxS1yD/rYVf6uXJYPXWARE5xiCcI1t3QsH0W1SgQfQl6bIedVd1ncVs+I/cSnCUkWjHdQlQa5I6AwzrEq/mW8hOYcIvdtBeN3o1JIN4OXR8DNUYgh78QPeyySQH84LoiLorrNeqWibQm99axkaSaoVuUkd4Js2Ys4Ppiel9+LnFA+EMk0joqVC7HrHM0AcNx/xuvNeVzM9DWKEpM0h+sa4l3Qqs+A1AsKdPseRrPmeSjG0hbaxgVSkCIpfIGXVYFzqctcmr7bBwL7AKqkoFFHyKhjR6qxEFsZKBbRy9X/iWNAzaaHiUscjOz7FN3PNv5+wZEx+M3x0LsSa6J4xhY/xvKVkUrvrf2EE/9xCaAicYqkDBOUMwM+3kOEsAL/ddpzKoWRB6giT7D94KcAA97F86JGVN+Z6jCt3/O1S9MlrYBgEc2ZVTj2bxeTcZnE/ltqigiBF7y4l6OSrXkUcg+oCTC03NtOsU1wRkiOIXHgDm4svE89OMOUfo5LRbS9U8+mUYKvTQ2iGFcLAMRnibJaD5SyF+1pz//HNS/2QOItY/d4Vn2HDr38FJ9GoxCtCUF5ai6QnS8dDdEvOdJfUkSpRc45bx0DBNmvaNN2pcTTTIRn0d+p8HoWgS0cMoo2hb5q5IY+L8i0JDbjGrqEk13ZgzrentHthrVkBbHyQnvMISPM2MjrmUqmLRLNq57sa4FKTrHsoC/rPBrc7uLduLFxlc66tkz4jq/GQykafPJ21fKMhrX33jvyVsd37NuarhknaTfbvrNXR3HTyDwXF3Ro1JCzjgk2eBn9uNf3U2QwiUXN31NQpuo1ctJN2WVeW7IFjLg6eS95aehEY9OSlDW3SRucT3tXDqpWgl1ZrFhbmsIT7qcNDHqcxkidyTxLN0ZZtFYg7wLbfueBFxoP8ioJxU5dG/YdQWo8Vt/QC/TqL9O1a9hKy5/JNOJzbNz0z/ycmEu9P8eORqYM1pndUfg4rD47slOAF4AyMnP1czowFJvEVoW6LHzhCGHVhFOXEDOAvHfdCXEzLpT1aZQ1KzpuVsvjHnJAPfUNauHWIphz8xzr1BSQ4GB6XuM9+2VBbB2Y11N3djt0Epv9cofjGvQudLe4MjR3R+OdS1Ue/w8r5EfqfHLDMtLVMaeKrb/lhd1Equ9Rkga1X4/KdAzzNYN6pnAT8kUVGhESytwbzwG1wIvdk2wTxfHYv9hJ+mJ7qPiHn28I5LiAo4W7tBhcqwUKHmEhxjW8DyteUPDA4m7/VjVvASjuQcEAgWySDXqFz7phjyFZnLaa+drDj21tHBfhf+38hgDL37kyBcKnqj9IoZrgHW0BlvnGO0Jvn0RcBj43qhk3akjPshjOBpdfvJTLApBpD1qnFKFLhmIoqDmQXJhmjdw0FIPpXUhj7E8nxLTg1Ft9pvouRo0Exks1mP1FAaY1RlW+StPO8iGfKDy0ZfQgZW8/0frAQEzurETJVYgTUAL9OSvTG9dIcoRdyvKUgz4GfH0m+CvVxmL24iEbsM7UdoRWgqJ5RVyMJiO1YcypXd8rHR+IUIx2X5+/MZt0Rtqv3zUT5XqMpYnc+O5oFJdkON9m8ldamb+j6P9d3EA0vNyhid0qbJHfBzZginwVw8IFpzv4VdBhk4sm3Ix0cO0Tuzs8ocmTLlgCybzliPEdMAQPVgnnfH5ydV1sTrH+dx+fw1FH+db00zb1S3bdSBG8hBLQWgSW9q2jaVTNQugfZTTl2F+sfRc3dJ91aNANrwgeLnavcEpwTsW/wglOGKaLK+4k3ueKVlOi521iJbfT4oVMN0pEG0n0+4vrJ1oiR6zNwW7RBm6Z/i0lIfh3QZuZFetEgym1eZE8Zsro6pzujh4QqyDZ6N3Yxq0ygNqdlPJPcUZdddYUIgbjFuptO+0WMpvafNH824Xh9crJhFv3+JS7G2f645Vc4untSe3Y9VK1sfOniIupJPr01kRJ25jsUfqLH2RlUTFdD5vSNlN9RFrKSkzpn1UXX4rmz+H58Rlalomz/r9ACttRoaAEGOzjc0c6OsluL/WADI1S1tlXZosOoaVBuVLMeMGsMmvlYDTx7raueYwzRYRO+TiLRrOHyg0o9oLJLAYldEb32WyemvnYNwwp1N1CAPSsdqbXl7Q64dgGHyUWgiZkFu3qQPyvvJ7IjrJqIBqEbaDYr3eXyi6YCqoQnfJCoj8cnLlrYKgo6KDrMB5veFNVc9zjn1q/sUl+FV2zNkU7/xJmnNd1C8K3AEkai+c00gGsTHxf/v6038RlACrGsfXfi2ubsxppMVUrH5IMB1PfZlxj9EV94wGiwB93+TRSdOmAkQ45c+aDaMRhYj9uycz0aI6CbTUBKsAA8YhpOMHcho17gAXO3C/akr11z02uGoHD+cGtrA3Y3WMLTBVNg0L7wITb3Ue1uLmtG22/UyX+CqKBBlAz8rj1omylj5NH4LawdFiNCIEvmxjqUJTPAhYY3/V2/NRgfgp+pkZZNxhyzSCQnZbwxGiyMLrz30SO9PnmKZzA70alFH8usckT7MeDf5z/b9RrdNFxFbUjYeRl1WOeptYdBQ4Pt0/F/VMXhph6rBcxIGnz7mEdgg1yFOpY9fD2D9kb4N1lK39vEiIKi38Z4b8FGZWeQDGf3uwihCKSt/DNktDm8ms//pmGPRo1QY6x+jxqgz0IgC4xhIkCGtq3eGnquUU3nBCf785mkJXAd1OOzsNgbG2TriiZYpOd8jn8i7su0lupARyBDKMcGo8XOigqBxwtbsFjgCFchg+Xtn24NmJ84/V/U9jU0fwRGYdhDtcGQupyrj8aGBW9VnG0U3ZnfVfsf3fYbNaMqpTZG/36ysAyNeaLC7ABwKDQT85VoUDVp7YQ1uReDEPrKFMvMTqgn4ep8CVhKSk0O+4g3SjC52e0UVgNvrnXH3TyCap+oz8u/7kc/9t9PJZiiPFr5vsrTFVPt9xLiCd0or20ywvlHhk6hQbi3wNKg8++2UyazfY4Xg9lK0oT8l03KbdxJleHsVyaN81KCXDS0d+mHx4iWrAnZc23JQ+A8WwBjPFjIjKbYKx/qZFXeKKXpVj1aDclnAtB9cGbcaop5NV4HiNpniWCgx37vYr6fKjC13/g6eBHBxDTW51/hfySzjXKlcb0SpygtbbpJPL/YQ+0gsrnWYQA2YwbGQ96RUTUFeNW3skLFh6Wlldr59z7/GJVPi/pt2p90GuneEBCzsUaCprBJA3gLC/88HTT1B6x+Ffg2Im4UIHEnVTF/X4742BmlOocYQOdX6fvezaXn7bN0LSqEPP/N1eM4C0khGrxhNX2SER2XVuy5mav5llUFL4l++zFnfHmzBpJ0537TLNNSQjQ9RW5xqMFz+X2275cWdhFIFs69yMaczKodkzcnCtdyBzTtsl4e8oz8cumDR6y+ptLujtyUZkDIzcqrG2pQpmvPltrqs8DLQ6JjaGmdZUcdaqpdfTJtdiEqUUMIg00jgv7rgTXUHlCTmYTxbmyK/iDOnWhUvF3LwlPuKWILjivwUx2gtz1P2TJ9fix26e/AVHG3PdwjA3nKJDZWH2lr/5HQTXRa0EjxfPFk+njeqgJCb+vEchA1jUBXBTiHE/aSCBYb38DTsC+Z6xOu3E2TmviDemvcGMG+R/Jitu8HnB1NoeDnbjsLg+NoE5pobkviJEURJ5ifH+waoaugl4mN+Zr09XGJI7B2m5ttLyHb6DWZdz4NwGghpKotIiQpzvvICtotxCYVTDdzMg8LKG1OdmWyMp9vM7N04wm5Esfr+VTNNKkjtOF+K9LlMgHvb9RxLYCNGPwUxYK1/Kc2d8kZ9xmG+gAtYLwBwNpBMl4J+uAk/raDhiaS1/MZQ7yvp4kBYiatPRwYlXJKGHl/wb65Ect7TQzlusXyQygEEBLrmcQsdqjjdIeVfSCN1/qztd6dcOAsRbb5PUH5bJWipIxk4W2Qc0zbvIaf0KMQfkyrm7uqIpWA2A9JoGgh8erbBZIkkaapreqF54N1wmJ7UAulA3/KiGUwhU4ZIp4cm7vt5qOPLgihioqe/5GB+99AkCxhzkElXKB3dNvpmbEPnYySYTZIIHaRbch78lzOIBYHmugRhvef/LtrFeGSnqXPxcWxokouQE09C7dW6bzFJ/6iSxlc//WWJKMS4f1pjLMi02WKAkXb/Ztv3ODJX7YJpqiUTIU0DgRDwnmb00874+RGNXrJ8XIpng3XZvdbHW3C6+ZcRNx0haR5/IWZ51iU3ovloQ14k3JBCh5IzM1557bRdvNoZ72IqL0u0JA3TAOrpKQ1vYKe7Ly7E4n583LkjB8Iz+x8+toydcuNX8NXvJWPROCgits+yeQ2I8Pwsw0K2sogCLDzXB1VE/XwH2cVLvzPO3tcSZV7bKCeeXP3E/th0Evy2ONWYRhTTMk+siE5IntsZcwBQnGO7O67BdorVnNgvW8jJkzx1OTPQjQYfKwk0NyW0ZkdtW7dvFKCLQp4OO4RTPFKinIOG3fYM7jxhX2gOZNbyaQyyqswuJqGZv3A4+8v25V9zhFyA+7nAdeMd7Q5/RnA3MRoJ+2UrA8kOtuwP2Qpq++KLlXtZTL+G3Hmrzv8V2anO4yBtAwebYFyAciSMxJ6KqwPhyg+USvs1GrlUMPwXlW0WNJ1Cg8V7MUdDCVKlo5fwpUMrTyiuVr5yKwHj/DaNATCn50IAotOk99E4auhG+O9SNz5p9eYWXOgKiwc9Tlz8kzVoNGf8jTzhEP21nyxUZXEaLgUzEyxH89VquqtJ3hBtsu/i6lUaUrM7+8Z04VvdJX7rv70dbSuoIeBqJgVFFUnjrU62y4+1Sj9CUUD3gLXXGAkiGaKe4HpyqbYDePGhFg2ZjEfISRnoPZFWAfmO9VWdeWAi4bc5CRMuz7pDWHLg5PCipepziVcBeSjvuCwez1ElENT/7gB42/vZhlXaxPbUuAJdTqfnHjYkWjHFNB63GhueZ0Xhjq8+/ZWwke10Ktr7Lr1o1kbWuoy2UdTrMKhFiix4Nno+QKSPS2DKjgb5iOZQdm7/wsWc42EVCPBmLD0XfcHQ9lIewKoGPUWiOj84HOJeLEyQ9k9GzTzflD93BU1vXQMPKlp16IxpNLIyszl0tLHZScxzH8LkjhNiBnDDr75NyrQKdhXorsDGpEUK2VRB+5PlTyvZvKnYR9QMOLrb2LLVe9hHyd50rbS4xg0Fp6askd94j48Koh25s/ho60oL5yixGYAT/K0i7lOHXczzyBotsK55cQd7SIk2IqhdS/+Gsau/hzZ/pgfL2jf98RkJCzheaj8QcsNBsyNgxEOlp194ax17y6n90nz+VvOigRWTOYAwZ49MzYM4vCAgKGXtXGbvCn4yQ2wOgAEZy3TbqdMMM5hf3lirh6eCahJ2bTnxraJV15mPBfo1imAuvQXY3jXwaGLvCAns201f5gmLCk1zAnGO+qeXiVJm0PMFoch0+bLGEgXkZr/BgdBSM5q6F3ShkSur8fVvk+0LpTwA76ZYva6Oz3eU2pfxJYqgJAJ8cbUMnuBaYDXYFPDctVFCGs4OtjAMmMyBQUSParg0yJ/+kRZd/+v9ol2ttccPoB8Y9Q4rFz9J9nX2vZXrVR54/v1ND3fV+fsDekPmhl+KXaQqnPHngLKZMmpLx+42RQMmqHCQM1AbbhCNhVmN5wdIki8bX3LanuE1LgcBC++hwZf8Hd10nRqgbvHOB/12/Ue8Sw3Kb3kGoN69VCAE/a0cLkpDme7BdmfRsOD10guoN0kZlTvdjLSuDU3oOV2fVbDSC5alHlEMR6DxwccdvJQDNdUytUwCfcjbmJhFusaHFH9mD312WXSByd3A9RlUp9dPMhAIA9GZKysAdl64KiNqhKHxDxo2QVy65SYbxOee6iC7G9KXUFCBSbOO7Q0Z3tBMTaY7HdemvaqVR6ahs2np7Jsm7ZQMnUtm3a1cDExSkYCmFMdmHTSAp6KUoMu1MD6wqBTI6HV4/SKQX8qyFZCdeigDfrS5jilwA2D4tt5H3FqUtO0tOf9T0i1xRlxbXZG4mlN0dd7226R7a4cXj4TH4nu+LJwkx+xKl0lxrfS3F1NQnCkqc8XQgiRr7KbqZ6hgfnA0US2t1l2QHlS4y/L85oUOZw2ZSwRCOdTJCNcZzvTnKqKXAC1b+KiuUMHPAEHI6/z/8s2lL1rw28X0mGVHHaMgP7IGzMhVpr4xRsX2bPYMgHbXrqObQjepZwA8hPLvCnccutAlDJVEGxIPbaI/W8Ek5uZVmXKDu75lfpneImLVU6Jq3RdxpI0VGHIl2Y+q3Yn6Ue1C+KlMkymweNPJM6fllUp539e0iLO6Oq1nwrfkG3JSSLJ1FzjW7EI65dXb+6HWudUc2dyb3Eh62mlyNfDUG5FQg4ECzph+0cq7d/cSznnHLzXShFSl7nDPvkKOWuPae++H6FxaZYRDhI6CG4eYJ9Jmeut575pbErWOxhnnzsXTdhrKQGB1krynMuvGpyg8lAlhYp2qPKOVeN9qJbSfTNkBpfRBu+KOxex4Z5XOSxTjz/IXP7MPVM/foL1vX+5jKwNAuCdRUPPUeUK1D/9dIMwJNQ2NBPQskA8ZyUGY3KtTTTQLlC1BL+GSKMf9h4ivlUPerygCmkOmYWCOeR0nplqKAJdi7dZiwRSsgQhp7kaULLjoMR/RNvJgQ6ZdqgaE1htO/ytPXRkmCbivcfYCzKxqTybPrkMDu3VAQ3YtuxnL+HgWGfjhfegBBxIrhui92xFiHfCzyfRB6jrWQ8wHo33W86H2OzXkkfIvrtl38DjSpgbSr+SbzBEwMgxr2bctLsNR7WdXaXFxYFS9IMMdS2iYNseV6Bb0nP2PImEUVOO1i3r2prtv6ihASte1fySWD+Reu7bhXC0QyxSeHlN7FOiY4YENQvf6kjCBp8zJ7a5UB52y83OfXdN/IDFlV1oAmbY77UFX9VIjKzQxHZ8Z52itPQXvkRz8divuNJzMc2N0Ehp2tA+eswrZxjNOYjm+Wemdpango4R9L0jquvUc1obZmPa2mNhdpEJ3N5/X2MkY+2kU//vZlGgjryP5wazTFZLQS6oxSZp/73/fgE0MY5dHA3dVDZSpC5IrJ6cJFImuy2Lt//8lwtssC7d/sIP6ZcyFbUvoD/KUxXDolklUQrv//TkoMNh7hmQUmtxvoNJvzAtlvMBUAtHtxJgxPw/uf2JpJ9p9zIoE8Rmc37JvbzdtJ+OGSDZIfEat5JxMjSEvHVnQ9Ia33xEQLBcicRc9H4hctBx6ySDrJKe019xotFoZNiVGjwoHKY40C1FMm5buZR3K8pwbsRHmTCrhBjp+JGTSyKySQDoIPJv5oTaks24ijW4oyTD/rV3plzQf5Q3GBIg5Tv9JuD3wwo6l0Qj5uhVApOP9/CK4dWM5pUQT4PDravG2CCcH5bESQvTwXP9xS3j6vezFHJt2OsnCtpnCPIjy9cSR9J9eDoGB9MVkZPlhKohTo+bcjKDngethucGPclpyIG7nvVE6N04FrzcNT/WQdz4RPsFDYE7PPtniS7ByOGJWyIYyHipt+7EOuFrVjbo9N1t35bKcvlK8rE39mIBu2yoXw7ZK+JMPBifoQpoaq17LB+YVqFd5Gyn3YSn1r5QdV9q7ypO4UekKiMtoovtR1wtxan0cduSrGx3bRfqf74cJbVZ2hVwOxKNpzLLwuq33oJwLjZQd6P0yFxb9gGzIRLYvxv6NL7oBr1LI4MKGY/kgirDjz4XDtJDYyu3q7GVpNgaH1jfoaBVWfu5VWfxJ0VSDy+epDmgIc8HmOHql68h0rw4IHr8cjScSqRd8j6wETDoMMOlHqX4lOc3FnUeGPkt2A/dJLwJUG5I8PP6GK2DA8664nbP3m8+AECrlbjGcdb8ogicmzIYQsDk1tyaYI1a51FL9ylxlq/z4QAu+2dhhoJbws2lA87+PckqkHRA/4xeJ4IWhLWJlaUrg3MD4kqtHY7u3fH9StcrwVn8PHBz38L9hbX6BrSsLQaLMDFjnZXv6DXQSKohEfFJj9GzSY144fQAo3aBo7XWJT26SE8m8sQiehV7BqQ0yjbfwihJKrdt7/4x/HiMNu7edeWvru2WrpyBNWLOMw83n18UJB/ImslDkIc6Y86Eg9QwTWYFnUPc46LpCDWvPqw2XNSYveKHWiRUFGOhg/5Y7B1vlzUYtDy2TK7zyfp4pe+e6TMLuK9/m2kSUPnydrFjMBc0TH9RNoIkoX2NDuQUWUC80deji64SgkSvFNL/aO6Yl8q38ej51xG4m0N4Db+BInQz9lcSzbq4/zhFCt1iHadFR4VD0NcLQVhfyOxQ6b4TdZFudP40IHH/Ltn1LP+2ucHwvsS6qDm8uad4SL1y0YH4eshwHIGpMIhL6ALeYMUk6KBR4vvmyYC4dhVLgeYTZwJGC2KqJlzNpQXjVZH1vBKw21Qr+/xPDz+u0YF3V/eO1GAcTwPtGy3rDyehj2huTaRHpsD53p7X38YybZoU/tU46Og8hxmWYgghjr+J3sgFDc3vOYVuljT0buFn+K1ooSq0NbvA7i3QmRgX22rdrBbNmhxZt3Ya6sobjHqD21ZivArf1Ps3Bu94u9Ca1uterRUC8NFDzqdXwUW/baYWbjEL0ffIiGVKPrL9XcTcj6JslJWAbU2TKB/grurIDprnWX2BRUcv+UZ/gEnH7JsHjrUqa6wer6PQIdH9jfqHWk9Ij4OU/MQMH5f4xA0ArB2CCiRBymNZzr49fZJvE0B5oCJLNV2U6D05bYViiHT+HnKtH9thg8+NXYRoDFozIz+xJhqktaBpX1TE39qbULn3oon+5TPDQHXUbsa/LL5TT2AazBU0N2kfd4eii21evJR2FQm+RYlc/i5LPHgm+v+MNegzTQO7IRyZCZbz99pXQyNsNmXE2TH0QEjGNxmyh1ZJvZESWB3b9B5Hjqv6eOPYR4kU557Fylum2a7aZqry1y6F0b/CtzdB0rwQT0LAm9mrbIgPvcze2qIO8vcdfbYH43BUjLdgWmGgQmCJbATDBOMuUW3vr96snXdCahndMTrV6nuirHtf7skfbz2+GqoYLu2mK/GK8AZ34T1JB3/zdc/mycD4lvZYVIMuVt4E4+6SDCRbvC1jgzUvJkgCIvNSFFHIUXAckht/ErqWB00bkyl4/OZH1IeOh9QMfY6928HrXYOlD08n15+6ANkPzONeFC6ueMKmwBvXXivucPmo/sRQJNsg6NUSf/foPiw/2WB3P9f+cVgYk2hsnGKgz+YHtejSqfruWbXQa7d+Wrpv7BqDrUBw+x0BMmu8mXmxXu2jb/Miu3oUVfAyMURmUOLdAmefk+8YsNVh6n7je6uK9Chgdxt9Uxq9F913cnIc3OkYIeH4MTrJmshNTLx32+DC/+wKcOQag1y1uQhdb2dfkosC2NiGiWgXUvtyzO4EqZOiLy587oIcrV63XNfNSSfUIL/0Y8aLVo1EhkxZNOYV1jEJrwV9wgFZcNE6bOHAH7wSiDqQPJcjKM32f/dv8/3Uh6FPTQ2G2lNCZEU3F6W99cUbBFcIGDqmW/G7XxZKRirAcrKENDS74SCbiNfWdXH0v2ZyjawWPlSqCXzn7X+qUuBNWUtrAx8Tib8hjRdvUsh02wpFnwugp21WavkZSBVhrPbz16ipwwrAOd2npHp1E8cIBttEGY8VD/pjhHF/Ra6sQW1Slivh5OB3CJzK+pq8wRrU9Z6xNL66iWZ598Kk0qN63pcuwDvm5sYD3R2x6mviDH8hK6EomdP4IU51HN+4xwKeq3ycWC/NE+E3dlO3ya3tlr4ZseEtltUZFP444cbyEiQm9vMT3ap+sBAeaT5veVoGHMiIkt4dTDoRqmaPLIkGogPWI+AVZduz1yVN+G8YcLeJLUDZlET1zfaBTzyA+qxWdIVxafLfPSQJD+jCsd2R+rff6+TZ1PxhhrB46IGjxZLnypH/Vhi6+N1Ba7BKl63ppqtfprwzm8bkJnLNeE57KAIIgEcNI9sSTgbdi6nmSURyrZHs8/HLY9ORGFbbP6n/Tr/By4Lb5ZEqU0Sqy3npxgcliUKHrx19cqmv7pOGof8OB6Zs+AdUtZO6eR+47uWLYxu9b+eD90HU2wzmrTIq1He5j8QhwWrqIBPXNak0qiATrbARcUh9jVZIRt0xygT2nS5g8xL/WSEHP5eDqjdwD7ZVcnsTZn1c0TUoAxs69ki63y6erw2s+ctFCPvSrN41lNhh8DVCWSG7ttMUDSDrrqJ6WpMqqLs8M0R3kzoW2HOsqM2wrlzaGZXBeMBK7HGiY+Buc0x/HFMj2TjCjqYq/KoXF4yZTxckxeFWdK1WrF/uGUBOlqoZc3ccddp1fTvk/nOZ5ZUAbb5TTDOLiAOqfcWCs11FK4Q1GHenDiYQwuMfYR/brwHb4OIio16ZxNUj7enHz2j/SMFhY8O3ntZrUvJ94QBSk2j8O7V5Jz2qE1Nc/LHx/dfpixCQK0QNzyZu4UxJh1XCgVPd2kZXaJLdFw5uc1ukPoOoQdftppptu8aletbB7NUYqxd5kRG4WoYwJPxvtgc7IRqd/Byvh6FU4HT9O1jZDJ9B6iqmJoyyfJlkiAyu/SOVP57398S3NUibo2wCKg8VKTQrfeIwjBZcGES8B3m4Gvyf6NpDymqnj6sVhTN9DcL5pSgis/C4byG+N/8Nq7WqFIIgNf9ylFwn1P5BEbZFCqLOqPouKIiwmNNR02aQTPfiM67veBbExB5cXf08i7DOjz+y+IfM3wBoJ05AKcKga9tJtzzFw+Fm8toxufXAbVdQA0hTzYoEoS1+quYa309uAn/NaZl1H+MlkrlROsRSxP5vn0nLis8adiVhjNTAaSF6ia9O+AbWA+Pm2QB61LqbEC6hEIC4kht3ZnOsM1KtFmLkSN3iBRzfLCA1kEMXiGe2vqt7huZ/TAVusrgtwCiSQAaMejDfgnLUf9GoKv7kHWSSGFu/avsQdQOjbbghg3Kheh6hK71Zj+NYizDyv5Jr8ndl21Qe1SG2VYNf6ed+cxO6t+02T7IS7ue54FyP9GeQQuvY+gKY0UjI94CzTYeCZ5zVNGI90Ylv13oG8J5hK9qrL8/NHCGw+e8XZOzNWYOULJ/cwzRygd5KuOYEqx7D4sC+I131XUrJZilLCBGe86jORz6YpURI238duceqO0pxKf1Us7rUgRyXiGk+tckr8RI3Br9YH7ZhY68dtYwPQA+ifrcy7oapFilA9XaFJIP8Y7U9onlxz+eZgnDn49pqX4jgwkxhkYRJPQ6KadhZQrare03sfboMKHIXUhiIQmEp5324FU2IdwZqSYUs0pkcPsaqxGCS9onkuuCIwF01Qe3L5NNzbqt6xZM2dqLpk8a501pLNUSnuviaLjq87Td8mAYyPhblhLUY9O8ehqmpluQDCQxoBBfH1O+abo7s5BFBMJqPMoPnGLTba9nxx0QQgKAoQ91GGHbRp7Pf320bdZzN80lk3HVLhPwhZwSHzNwa/g+YyftZjTucS7VXSYWCMMRLKifYSl1TGSiefqbuMP40u+cu3sjYBsY5rsgWtYr7DegPm61UU0QxSHwInbxUiiqe5eUMWARWPAjRG/5cjX8KJl+UaM3SH//+bWE6yXCthNaNRFWzeCQIDKccrdsYxT+CUgwEtuFz0j82tkN5PHe4Rt6UF/LrsKMRSlcgNRMrFjvDxykyDn5ih8Qnfc2pBNx/+veLMAGl3RwtqXiwkvz1KWDfEYFX/vTzebnDHtZBQkWCdEokO+mImi0a6+SWzVLTQiL4ROeeArxYGsnTixDUfzjnDlCWhSiuDYkFmXesE2GCjvyIj5yls9A6BoBCUKkgUHbKHgcuvE7J1pNnzcxdCON32fyvoK5sis8thnz97/BZ4vySRuk6TCEmsFdejj/Z5Srji4XYXxyCGjjLbUsQkdbqDsP60w7XGcgKYqDmVd5fZnXk8NaCF5Xpn8lPEeJ+oXFO62AKeRwZyLYljrOXWCxZZsbKhgvhL1U1TAXYeHevRWoa/kB/4UygjQFTkr2oMEijTicgSId3tfOh3yAAW+Rj1x5kwuPImpnoOqNXofGSp2IyY5xOQMZ61srTd2FTK0UmD3ZCP+e/RScsUm6k/J9PbTW24ny2SZYhqqqqqX7CENoiLrMNL88MZN4aVzyIk67MWLyZ6WFhHVnoYq3vs7gGisOwwzCIeeSm8BtH+58xW2x5Df24IzlB/f9bhafVjb4FEpkZcupeg0Bl1Rk0Ly1JQ6Ob79/WPnOk+oi83lkPl0wAdyZQItA7tbbC9rwdHXM2wV8oRsAixj2tgAQlG6pXaYfstg5Rl+Obc/Jq+rTEAmZLqm01GNMYoRZIAIREiE4Q+HgEjwC13EvKGwbWlswXC5Lr5CJDWslKwZIsTFY4WBJTDwZeV/JGAgPznfT3kBOVkmBpznRx3SJ+vEulN181oXaLAT/2I/2dsGfOxmiazFZWHLcVtA4EnycjW0nUDJtcfnWJFq9B99UNYPBCnmHEErYkxhSSaf8xwaJMkdLHI0hE+DGvsVUEJQtzVTz28V9XnY5Ervlvac2Y0hU1LeUVCeH2KPxnKkC3okhYWxZMIbTUigwwXP8U+YW4MT9yYTxi6c3RKjVoZXxcU5K27t2qbT1jl1VuhoJyRaB4ZQBD4RpZRcdKu4LG6I57XTeFYIfeaDW39HG8Y1lxRLB6/zqNI9pTIRCVyvN/BSgEQeX4wc8nSfREWlkLXHgUn3mvPyIzR2yr7Wrj/HsY2fqGRgya/lk0KIuZ263VHb4qnW7FuvTZxA6h/X4c2fjjDGq5OvSWaMuorwe1G7zSj5ofuJV1fHUaMaOFEi1dVmg04x6E7JjCryG89pSN80S35fk0LicEkMm1RRG0TTYEVNeEudgk/mlgydVKQN42y+QV4AyX8QP4qh3fUXkTvW5XAsIcZJvXmi7TmAQs06g+Dtk6HpL99QMLHCbXHF9TiKQZT/eny3DClnRh6Z7uKTzt5EtQaRUh2fP3Bqzj+nEG6TvBeSgTFGxHJtJiDTshiyhKHciA7nmnNb0ZMBxWEwywLQ/BHQJ4KJCnYMflzPJ0PgAzVD9DgDOrMtiErAfq555ZBEzNbpt87a/RjUH4s20vqiAMa6+r9/ljNqzec9AengKblPKYQWjA/1Fs+akI7NtD5LXWTD4GGvaBegymJv48ZHNP76IpULumziHMqTB88Fg1rGz7AopDfCzXnn/JG9ZtkMLSk10fzZC0DQhFn3EYbDgP+VGnFuYeoEsqVIg5YoxGrfJOYxxxtjgWnLo/DbkUH+S/khPeBt8qnh+6ZrCwH0l7IFG5oPcNtfUpVn6Gb7tdvtJfCogHeECfZ/BCtsOdN4F2YSdLE2iydQr/mNzLeLZAT+I37V96uvnX0ZycKglPR0jMKnICZOwtMWcPq7hUUQ2OSvBmn33NZmlfM8orPoXbd6sS79tlZJW4PSp2Rj7uvA5lWPL+nxQbKlK7I2NVI6DYyltOK14wsIrsVAsy9A6Oy0n20sPE96XLYk0BRrJ9FgZpg3eUd98Atd+jBGh5z7q36AZkcJWrqCOscSZ3X822UULo5zEq4h2tpqUm6+pjaEvnOaReRorEw812/rXMpXSpM2Untcr+WiFaOv2VVbwOLZU45WZdtcGBn5mfYZcwTS7vaLBEEMWQrACjCb6bKmsc6WgLezNMipKsBW4FtCEsWKK6myD2WXFdAV/brzZNi8gfYezwbld7KvSTuRGzKsL3Gqkq45H0qujpR+0rywtO96NkM+/FRqWDuCvDipJnRC8RXABuWbhGzmRe97q4R45qF9dHNvSw4lD6MuIf2HgXnRc3ccqNLNKO+JqX+JpisOewRrLmFFWTDcEFcnTgXqsZsJip7IfbW/Vyf5ttGM40DhkuyOJQqEeI6ShuuTlQi0SFqO0oylm9aJd1Jna7VZU0VnL1r6WyLNFj779iD+tD92HdSOd+MPOvcU4zGmH3PLX33qqlGEkEFEtXdP8VTy3w7Zkb3jGo4j+q5h54cwLktweuuzsUt7g1t7MMyXvGj2RsonYLgCAD4A37j0yf4GWyZZqhBI10IHyO0WJGKKFbSdhzbAGQcjBgE4g3e58t7zpxakD4kp71ot1GtbWaLG5cFTY0NgLd8yzF6O43p4OYG1MsI6eNymutQ+f61vErGfBBY/Tarc/XwO32dmlIgkAg1ANLGFrTcJjaGml68lE76KDmC5+0ybeaXmvTkEfyzbkcHZ+ylnu/LA2slu9C6dOrbCkX+7Js0Qg8fkIBTHz+rmvQK5Y0fKI/Mxyh+gyaRQ73pTE7aO0W8/ohIRPqZ8mVE5XP3MOlC+7SlpzwbnrdQmBKqUj5NjOHPYuavKIJizjaqXnt6Jgho3e+OgrGIGtBt/xSpKDlQSOfIjA9MJARbEKwNZXQ95H/K+D5pm6ZIBL1ayo3gJsmB/aa44cyF4vD1YP2+ek1cV3t+59xw5qPw8DGRR6BN8BydfxEXdabjzpqRnaQw7k/g1yZ+eKhqvhb1T+yHjVlUzO/kgcVuqi8//41uYuJSbetnGu6IDpJEzCqCRlc97SDFuVxRp90cfYdEstVt+WpDjst0vJaK8/KXB+2JHuLcH76Lf568xlgpYNP4u6cac59cgIW4lWyB/M3VybSOoDvxdaGecs1bkNibCgYTSBuz2p+5mzmVCY6H6xCFaNd/5wdrTdiMYtzlytESfHNGMsMIc1+qTtSFZ7crfDZQDiB19id+PAh9aAFYdRkvYOdN7lU7Gjup1q68f9Nt4g1K3fs9ClADCRqv1r1bJh8cNB7cTZ+/O/yFgFkfAm0JeaUFB2gFgfzJ7DGuK6oX3Spxncoka65qNOLz9TbH9E6l/AadE7IO2BzX3mueZ8ZTCQSV9/TmbQ2Ac1kVOYhbNLHUUmxAc79Yf0kIlsZwkT+R7FieG4+CrV04lqcjY3glICxbVYC/38HwX48XPTA0FwrEire6EBNWspUFArJm88u/DWzLiqg4F67ry3msVQU5+c9jqPKIOqVsbALkH9BTCLr2D/o7YTIhzGqJ038a3cfxJgpCTB/NK6TGF+K+ilBL8xTzjGFIzzYkZ7DGcjUmpIUla2qtMQDLnsJn/zMoauv6R6p7THZBYj1tp21ntfYEPw2cT+WKzo6g5G7VbTgS1SP+y4IVjMmXS1il0XsozOm7djSZnvTN9NQGVu6MMgF2l7fjxaKHkxLrPjOCygJkpI+4gXJBLDFzGda/OHhlqMG2xru8VWn3vOUMiylNU9IUyj3BlpWgFkRBX8NNgqj6oUS+gO5A47zr/x7HzfXiD5JRT1Sx918eVyNGRiHouPpKPWc9cTUyceNVenxMGgxzXKGpA0JhBobvWjBHGeoATpRs/tVRJqwqbQh8r5hHDcx1qrfOMRMlMVkx+7zQFnj19XXCYU+AF2/Pz0w9psarKwUPPGgxgxLivwFnmU9ndSTc1KTJSy61o/+3PZL/1jX/M8jRRD6+szhyDJCOQQUuYVS8q3uqgXnDhEuUBOCUfM0SLE4nB4Hexx17PI+xDQdV/dS9erOQMk/VpWFNPZNVMb9wf1OCF+C8P8ss8WEhB13/mmhF5HOm/IzcTsw/SCDcp+Gz27oRIj3HHhAAJQytWRimm4GVQTUrPGpClevhK7KcC7foX3bRv/5MEKS9lQxITJL2AHkERqUv45/TANyGO6vcnzKWueG7tBCdgx3pfhMlvgS/1XOu/CXP0aIwQaqI5p7PSuVWk8dsgpk65MWOjg598B5xlo1r94oEtcdWO6Ku1LSvNojTcf5+gOX6U30AorFd8pBmRelBjc5tvHN/ovqUqQETIsNnWoQbZ7nAomv44XpkZUv/uHtLKc4IPxhhM/ZXNuFtyhl20yKWEN2f6MSt8LMJg18vjwIBYYjT5+/stoIoC3t8R1QOhM3Wdr2lVo2e3mrniw5NK6UjTMg/Lvc+AZ/555dYUC5Hh5vQEbWslUJqVeACnlZplWcFrVGkS7ORisROVXzenkXWbJlcB5AyxrX/cfEcqqbXnqDIW1qBC/dLisIVffbai523upbZGto08jk7OWzXUWj+Ku7oz2yMAmdfKdxFo3iRlHTLx7qQip4JDBjzon1FuUKWxZfDQXfiYPRZoTLX7z91oXYf1cxSmx0FjXqSpjZ+QCSIEcTfsFDzUWqxh7ohb55r0E15YP2wdvvw7WvFsIDmssyno8lD8FWz6tTyo6tv9B5zfAxHlzSa+qP5SI9x/n32zEwcGU6QWLTYDCiHcS5xgsC4uKHL9avjtDPksm2gUzrb++jl9GSbFZZSX5Ve12/K4t+ZDZDidsTs63nlCkIN3B4sPz+26eY//WNV8FwssVo0HIA1v5bDUpX+JuRP5jbQGBj/edGG1VZawoegsVatXnRNmrVNTdOxbjbr5D9poVVRNLPWgStfArE0dq4xH8kkpUFLxg4Cq2xchkNi+IRD1o01jCZEqq7GHhAKApBE9ltpfQkgn8hYy7CbpvegbThzeuM9H//37odbg2NHSL93meMKUdnFR7iShYAqypsyAeOWYtcQwyh1h8+Q9EYvWa4G9k21lpV+ciwY+Y23ro+i2G6Ni036Xgr/Ozj1LSvhBBhtYynwl1e/+OeJcAVQ8JwbcbCyj48fvCB1UWGB1nIoZszI/1xJKCEFo6jJuFwT1r0d3lsq6Fs8UJxSR+q3tK0MmoR1YrOrn8eeFagBZme3IYe8Gh/IpqdEsWXj3TifMQ2+NO2VGF/mkArS99fmf8aVEi1m5hnUIvD7TrpfE57oeJtBCAksXJNlIBQ329l1dLmP9zDzRfVoshBPxr1mDT5J1oWvEKA9ELXnEY51rIVEqmBOhmMBRew52ncFs2rtIPPbYTIp174ljMH6j4i74iYUyn/oDPGRv5JL38aEw2e55QcxjM1oOy91OCyDpi/NVe1TyUD3L4SC0i8ChZI0Gvf47dOBz2p4OrDgKHqrDFbDWNgO3Q/SzuQYI/JCQWS3XENOITV5rY7E8ZVknUY3AHDRA52DiWqIRdWCB+Wouan5J1j1o4yeYyOP9kFor5wCiuAq2zlFdCVHoyGlBEsD3fGD31aCK0sbrPAx7aKHu2x7qbGcSGUPhaJwie3vasIUurxv+1cbgm2v1Y4VVeom2stKnmwppmCSxE5fI+8OBA25gLkFGMD7dNE2G2WY9sTY+QOnLedXz6N6TC27NR0/wpwKslsX0PsGzof/ltV1UNmTQ2zH4be1NYfhuo+zWaLQFDuj2Vo6/RM8NbhjjaA3ZQbepQysVs5nMym5zDoPn15BhI9X+q5e/5IW35PmTWExIwVOF8Q5sEocbHoEYDQ5c14gnpxsdX8mEIM4RRU0VjOo6aPNQAVFvZ+g5ZG/fZkCHDqm5GaLCy6J/AZ3Wi7ayNOQvWT93V1DaVJWtepgm/WT1hyOqbvkpqM0i9gr+jcukEKQRr2Wa3V1De4i+ebcdzNFvKQS1gsHCjCr8iNrcZ31JEhVQnOPZnBh268StBpOy8PT732GGM0YOh7cdRk4SGut6CtWtrO8OSX1InLQGBR73tvGF1oh50RSDMk9msKGHJa5aWHSCMv7scbzYeBBaCjx1xXnPhdm9Y4sTT3IJb9EZpP/FLIQS9gUVnOIl+fgICYZ9YJSKDrB5vQywOQwEKIRIuiAQ8SA1oB6E/SE6TYRcWC0kl/e6tCien3NuXrnDySOYizmeegRDXCOJxbPBfW8mLoyRvAaXai4itFfyjzLrE1sbCr89ok1JHPIyY8UVp6gJNjnnbmbaZJLaGIK+PNNEWPPAKDB2fvbt4mM8BukSQ3C9DFtrry+3P/OmjIXcUio9kKlzWRaR7tKOmaty6cPDBFVCCc5gxQKtav+gtK7Udoa0xeO4rvMBC+dcVEq427npnw0xKHZhSGGrA4ihx2uxSlp9wQPAoPLUtsM9WmmL7DodoxqdZc+WftTkNqqTaqY7aGgYJ1xXR0MtME1bCnGYt/eU3widz9ppkmQ0Pv7TdTuXhsDAWBa4ZwO2V+2e5AZWdvD029QCGbdU4qq9n7srmevBksLHijPpiO0LYoiS7Y07VOJMNjQH81LPhbsI0CvvPXLMb28sIsuNG3o8aY+iw0zvzhikjZGVVtBy1pt1jzDra3rDzWrGL5FBb46VzOTyGTl/rwDPkbmJlZctMYZmuesKxFR2WGu/sccXjDQAG9m0XIqZyIXBJPU0oj/sIWxbOW0J7APn8krkB0RHgDJTuTS6C9YYmPPhqz6Vwk9EK/YKFwGFMIOwEVvvhAoLn8RglcfTWTOYi7s8sAwdPxPs6830Sym46/32mqZChaiKTiAzqVA1TK88qQpC3f0W+3/G7zbkPlAHLOiIK1uuNjzoC7KZYqnql2Ty8HCnBWVeNxyPcYhmeVNBAPLcf7S4wCtZYJxciT6Xgb2by2vFLl5VSbZcRLLudAGaiW7QUJ/6hmr2P+GhXha3g7keqNodhdW7JDRu5qHeKL+O1chaP9xD4YRCd5CadteXzS5yELuaVTwf7KUYeJ4ih/HUZwSaoYfXlJMv9p8XTVXe7nuqOv2tgTkbAuRsIoOkkUS/emj7kfgqUw1VtPhUsxoNl8OCRQFxDv774cVaS8uyelrrDU2+8krOK7iGMTrwh5kCvw3EoAraRzMuOHc17PayJOfF6L7QAUcpBlXwh2rt4xXhS56J0mhljHn+PKF344qcdtyXFmxn0q/RxGrAs6c3WgLiNhT9zchhfbTnBKj0OVw1v6KEB8qwVE1B2aVgKmBZAOC2IDN1EKieEsWJ2MJhBWqQrzO5om5z/jsD0/q7tu09H3yFcyPdXGdZxE0PhKO036QuJjhv7KvryURl7Wf/q0Dbzy2j1Vuz/vXDyzUFs7H3ZZ5mLBO2NkXz31GHhfoijj1bfAfqAunpjObBLYApYCD4Ns7sAejS7R1imUMqxmeM29BrRtEqJFYFwZV1Z1UMXWQ02cP4Lf78I0g+c1CIow1Z83EGGQd1fc7YTcoYQWMCtV0E04Jh8wBmCUyKL3EipPkvnV+Qr3xiNNHkfFBW2kXHvKeKPWVgBWQgLRbGp9SO9WwDnMWka2/BzYZlZvnpYkfrvMd2inSMUvaLPwGomFq+Q/avLHfWotTOI5mOfApnXaFcQpCbY2n0Se7oTsE9MR3wVhf/VkNtS3vEdZe85xas0p48XuZrHzjMTyNV4gdcWpdPICqCx3cEKNdqV40uoKybciHQAVDRd2MGURfy7DB1Q8Fj1/aeCGk91gQifdx0XD8/hOuW+b/KjqKQMf69+dvK9crz4eX6XXyxec5cCVPlt0GAz+ZuvlqP/72B1AcigoIyXqvM4RGv6sqUem/Lz1Xs9C2nkCFlc/XDAnMFIscy3h3Ul13Oc7I9ZrGPkHPKCTo+3o1Oq52US7ffI/CExbHUgu5+vz/qLdTQLAm8ofqqRSyb7rFd9UKxkOt+DogGG9xMN8dz82jYMthdJoiDHdTRlNV0G0VF9CxXABCWou1pNHb+XTQrX1QIr/f9MlNEUwyEE33mUBS5Qv9QKkjN4KDYWRRnEKCdXNsdxxUtTNaGZbrsCBcP8k/rA90ffw12ZtaHNiPhVSdExMPLxMproYsLR9k5Gt9fFs0EV5LX8aeCRiX/32qyvsq8R8fl+djYnAf8fAAA810aG4o2vK2OkLKKrqbgdNjena/We8Q0bjO4Jd0GlmTKbPXzmvHZfLRlwYFgrdQLP2YoaIxs5d1DOqPeueS0YkrOUkQp8FgvAf9EOoiU90xwbGKVZB0UCMOMWwey2lUedurwHtkauqb952PV5/LnHrKzMmBOSQlfgHbzcnXkbCnBFR9EB2zpLwMf+FuP8e60zsYS64b3fBKIpoxN3Jq8Q47rOZZx7yYAScpLAXTVOKq5FAINO2JzuU1Hh7i1ygGejMyOmH/biIrWGrR6WLD6VHTS0B8exgd+01NDwbpO0w5rgB08dRgW+dlu9Kw0D681K4DBeNISTGTXReIOocVQQpzapZC1vW6qMMSmmwrJP0BoLVOLSY5DRbXP3s/jsF71kbXv+9cussgnJRHg7i9BZBpSj+zeK+xe7W1KOah/dntdWRvcwyOHWrqXJ3HSUMv/DTJirlm3qRRg4zJHAcszyW3zDiL/U+nzuMWJLYR1qHwz0pWE8aulAuK0IQBZHey4Zkc8dfYKrugTOTN/sKoLEeoSWHrgexHQDiEP+W+y/Oa0KjVLKejJrI40Q8hK3/Y0VooliG9FyG4SRV3JilUbKjQkC3scpbSDyI1KsD+JY7MK2XvJr4xHe9pPr64Vo6Wk1bWZr56rIQxLmjaJLoplcA4MuxGmDW7Fq+k5Pv7My2vOcu5FrMMz5berojm6sF2R7R1NqN3bs2ZKyZ0/D1VaJgHDKItUGrFvTwItUR6sg2Mny38t6sycJBaDNnQM2q25zRAM/Q8BpCarJAVrX7l+SGR7gBhAhobVE3EJRdCR9hvbcNwppf7XRzndDRrqSbV5sHW4xmSWeltUa10kVck7OhaD2GFA8dkFPZeLvX1jxSS5w/7LZzPu2KFT/WE5441YTdzPpuXJMZw1/k0W2B9VhA/v5EbsFRIC/iHI514DtiA7c5NJyAWd9jYn+C22zVqQeUJBP9K3h0WAi9KTdj7yVyWg0NSJaEEAVGSBua63/476vzzH6ehAe6PiCIyD4JVZBSilH9UvmzOfyXBohcDxFUJBomkduL9/TqH69BtlNb4iQTwilKTUh/VHS3xfep0WkORSfW9ur5W8Z6NxNEpdi26BuBPwcS9FWonffE8Mqi1qo9/VsZF0RW4lGYaNCMLSK2oGdL+FUbXKEDm5o8wybavaEr5ghGC6Vuzx7OGluLZh25KEN8CdyY813KGJNfp8gDN/NVCDAUwirjSsDuV8WPeQc0qKvughNFs0D1BY1cSCQySPQPfKlTJGHRGLV1J1uY/dN4rHQJZaUdU4FXIawofifrHw+K3r6Ir8iZSvEd4iIJrt+G7Ur9kWceZs4F0X16A8kmltRaN15h7rqmJS9XIZVRX5sokJHWLkD9WIpRIxXI/SEKjoVm1KkqGwB00ZK79oyxsGy/BcGOJMn8dlwt7Gblo8MkaQE25V4KJa8URl6pCeG/PjFMhHd9sTf13Wz5ArXgYbMeeWi6SvWgu4BputXAGCsYqqMhux4JVapjdYDA2Cg9lnVCEH0MTNClRIWs9Z9WlpDEJgrMPOfooFCxuSdoRPciYcsKKO/242XXuQgUwY3y8SjgzOmKoz2WhyIiTGji+/UsXxzugoecglqlFO0p34GSEAMPxscn/pgUe4Jaxv9j0mcKEUQHOS3VmSbz0d5OpboSgMUF08/Qaq/HqRJSkO//LJ72u5iqik3tZ9rE6DUPD24bJXoNhlstlbRuy5vaxI2u1Zxy5VAjB6ygB85DsXvDxNb6/mQzWU+JAgIbJg+gnrJb68X0vlvzXIJ3zHuvx/ycL/oq0BIHLah5AyR20SjKNklSNnbZr+A2JJ1e9eUqtsTzLLDUmuP2KY4p9COXjsyU3XZsUChwaRToQMM5YVLNN62KeSEO8RJ3EqMgAYZZKTUL1jmlR8glh2AmvFByYJcdi0uKBTieft7IJYCLwnRlx+aW6/YBAf6H3OjFtghFUvK6ADWtZv5n9jHKmTR6PMeWBopX6Sb0YDbbTY60TV6PwpjLnedXTg/VnpFl6tES4RYEe00AIDt1UzoS5F54SIbE42pPA67L1qQBKMBcBLwR6FqFzubLtP/E6bxQXoBrIEf7tvZJ/KjSmSoEeRJDQvLlqNTNO14S5uF1IWmxqjkxPAIX9kldhcSJZ8GU6NC0gP1h8FF2wnCZ+44rp5SXcFE+I613xQm2NhziggXBir0BOUdn0y4NJ2oOacwJQ6owk5erqZAQfG+ezf9p+fmlq0K/iIZi7AYLQjTebv97Kmss6LMp+840K96MfPjGN/G6QXFgf/12/FAn4rlUDjndhkUp2f9Bp8ZxCVnTKLJ9ZbrmpFaUPKyuh5xkvWgjLHHhZCxzE4XUDBG44eAjVsG/wM8BPYbdV4E4C0yxc7wHVV+awLayvz4/w58HL15XG/cuknIle8SV4Rszw7yvJw4V8jViFByke8HjwDcleMwukcuL0pQqBW148YWSeOadMszPfXEnOA/Nkx7ioE0GldKZSzHCfuP5xFETvOrx1ACMRrHct88R5sc6A7Gya/zx/BQyeIB4yHw8nOlcGKRscxGihXVPQ5wMz7wJBYYZyxAwaTP5NltUT0s9egXnJG7CwRWkLaGCmrcQoe7fORU4UVSkfHovatvqw1Uv+iVCX6jjkC3ZMgLZMB4XwEuGFUqE4cXgi0u/jm1imbWGuTwYwe9YkFaAgFBn6abog7Rk8UUcAmMvAjHck5NTSmZ1/rhROSIKmnXO4nIZnZkh0KX5E1Zvhd1+zolrZ2mJFSdTTq1qm1b5RIBepO0gwwtMk2OZ2WIe97uOBSblqzYFO4CWDCx2TnePFJbXcdSEEtS0SOlZAkCiS07M9YLqWL8hDbX8EIO9N626CyXxuBXKRQqaOfE1d9EoYaavX7w1+ak8hSzuqt4+r28m6U4XfckBpPsVb9fnvhhDrjXBwstuig9o8BVkNDHr9HlkzJk/YKwVCrojQpNWJvKMfSOi6BzUUyBBeKs6tYBLVupYXDcd7y8w782zToVL/3Uf4jg4AJ0alkr06EbhP1q87wc+JJYN0xOo42Wbl9c8f+CvQvmgrTCeVnv1LCG3iny1mItyIm/MFc/B1Xq/PvyhH6puaLjFiqsClGJgSnKQiM40YZjWpNsi53WcZ50+l+Rw698hC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78</Pages>
  <Words>7533</Words>
  <Characters>41436</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dc:creator>
  <cp:lastModifiedBy>Juan David Pico Traslavina</cp:lastModifiedBy>
  <cp:revision>3</cp:revision>
  <dcterms:created xsi:type="dcterms:W3CDTF">2023-03-16T02:35:00Z</dcterms:created>
  <dcterms:modified xsi:type="dcterms:W3CDTF">2023-03-16T15:04:00Z</dcterms:modified>
</cp:coreProperties>
</file>